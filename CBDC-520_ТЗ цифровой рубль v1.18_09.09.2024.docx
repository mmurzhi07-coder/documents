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08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Look w:val="01E0" w:firstRow="1" w:lastRow="1" w:firstColumn="1" w:lastColumn="1" w:noHBand="0" w:noVBand="0"/>
      </w:tblPr>
      <w:tblGrid>
        <w:gridCol w:w="3240"/>
        <w:gridCol w:w="1980"/>
        <w:gridCol w:w="4140"/>
      </w:tblGrid>
      <w:tr w:rsidR="00D123C8" w:rsidRPr="008224FD" w14:paraId="296ADD86" w14:textId="77777777" w:rsidTr="00B167BA">
        <w:trPr>
          <w:trHeight w:hRule="exact" w:val="245"/>
          <w:tblHeader/>
        </w:trPr>
        <w:tc>
          <w:tcPr>
            <w:tcW w:w="3240" w:type="dxa"/>
            <w:vMerge w:val="restart"/>
            <w:shd w:val="clear" w:color="auto" w:fill="auto"/>
            <w:vAlign w:val="center"/>
          </w:tcPr>
          <w:p w14:paraId="7EC4E492" w14:textId="1F68394B" w:rsidR="00D123C8" w:rsidRPr="0031371E" w:rsidRDefault="00D123C8" w:rsidP="00B167BA">
            <w:pPr>
              <w:rPr>
                <w:b/>
                <w:sz w:val="10"/>
                <w:szCs w:val="10"/>
                <w:lang w:val="en-US"/>
              </w:rPr>
            </w:pPr>
          </w:p>
          <w:p w14:paraId="6281AEF2" w14:textId="2D692C48" w:rsidR="00D123C8" w:rsidRPr="008224FD" w:rsidRDefault="00E51672" w:rsidP="00B167B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color w:val="0000FF"/>
                <w:sz w:val="18"/>
                <w:szCs w:val="18"/>
                <w:lang w:eastAsia="ru-RU"/>
              </w:rPr>
              <w:drawing>
                <wp:inline distT="0" distB="0" distL="0" distR="0" wp14:anchorId="25D71800" wp14:editId="48DEFBA8">
                  <wp:extent cx="1889760" cy="716280"/>
                  <wp:effectExtent l="0" t="0" r="0" b="7620"/>
                  <wp:docPr id="35" name="Рисунок 35" descr="cid:image001.png@01DAADBB.4225B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id:image001.png@01DAADBB.4225BC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216823" w14:textId="77777777" w:rsidR="00D123C8" w:rsidRPr="008224FD" w:rsidRDefault="00D123C8" w:rsidP="00B167BA">
            <w:pPr>
              <w:jc w:val="center"/>
              <w:rPr>
                <w:b/>
              </w:rPr>
            </w:pPr>
          </w:p>
          <w:p w14:paraId="30A4C19C" w14:textId="77777777" w:rsidR="00D123C8" w:rsidRPr="008224FD" w:rsidRDefault="00D123C8" w:rsidP="00B167B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6120" w:type="dxa"/>
            <w:gridSpan w:val="2"/>
            <w:tcBorders>
              <w:top w:val="single" w:sz="4" w:space="0" w:color="333333"/>
              <w:left w:val="single" w:sz="4" w:space="0" w:color="333333"/>
              <w:bottom w:val="single" w:sz="4" w:space="0" w:color="333333"/>
            </w:tcBorders>
            <w:shd w:val="clear" w:color="auto" w:fill="auto"/>
          </w:tcPr>
          <w:p w14:paraId="3BA44EAC" w14:textId="029CCD71" w:rsidR="00D123C8" w:rsidRPr="004B1959" w:rsidRDefault="00604607" w:rsidP="00604607">
            <w:pPr>
              <w:pStyle w:val="ab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ТЗ</w:t>
            </w:r>
          </w:p>
        </w:tc>
      </w:tr>
      <w:tr w:rsidR="00D123C8" w:rsidRPr="008224FD" w14:paraId="23AC5653" w14:textId="77777777" w:rsidTr="00B167BA">
        <w:trPr>
          <w:trHeight w:hRule="exact" w:val="746"/>
          <w:tblHeader/>
        </w:trPr>
        <w:tc>
          <w:tcPr>
            <w:tcW w:w="3240" w:type="dxa"/>
            <w:vMerge/>
            <w:shd w:val="clear" w:color="auto" w:fill="auto"/>
            <w:vAlign w:val="center"/>
          </w:tcPr>
          <w:p w14:paraId="03C12AA3" w14:textId="77777777" w:rsidR="00D123C8" w:rsidRPr="008224FD" w:rsidRDefault="00D123C8" w:rsidP="00B167BA">
            <w:pPr>
              <w:rPr>
                <w:b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auto"/>
            <w:vAlign w:val="center"/>
          </w:tcPr>
          <w:p w14:paraId="248D513C" w14:textId="77777777" w:rsidR="00D123C8" w:rsidRPr="004B1959" w:rsidRDefault="00E008D2" w:rsidP="00B167BA">
            <w:pPr>
              <w:pStyle w:val="a9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Заявка</w:t>
            </w:r>
          </w:p>
        </w:tc>
        <w:tc>
          <w:tcPr>
            <w:tcW w:w="41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</w:tcBorders>
            <w:shd w:val="clear" w:color="auto" w:fill="auto"/>
            <w:vAlign w:val="center"/>
          </w:tcPr>
          <w:p w14:paraId="5C72301B" w14:textId="6D770782" w:rsidR="008411DF" w:rsidRPr="008411DF" w:rsidRDefault="005B6687" w:rsidP="00D00131">
            <w:pPr>
              <w:pStyle w:val="a9"/>
            </w:pPr>
            <w:r w:rsidRPr="005B6687">
              <w:rPr>
                <w:lang w:val="en-US"/>
              </w:rPr>
              <w:t>CBDC-520</w:t>
            </w:r>
          </w:p>
        </w:tc>
      </w:tr>
      <w:tr w:rsidR="00D123C8" w:rsidRPr="008224FD" w14:paraId="69E3978A" w14:textId="77777777" w:rsidTr="00B167BA">
        <w:trPr>
          <w:trHeight w:val="352"/>
          <w:tblHeader/>
        </w:trPr>
        <w:tc>
          <w:tcPr>
            <w:tcW w:w="3240" w:type="dxa"/>
            <w:vMerge/>
            <w:shd w:val="clear" w:color="auto" w:fill="auto"/>
            <w:vAlign w:val="center"/>
          </w:tcPr>
          <w:p w14:paraId="257871D1" w14:textId="77777777" w:rsidR="00D123C8" w:rsidRPr="008224FD" w:rsidRDefault="00D123C8" w:rsidP="00B167BA">
            <w:pPr>
              <w:rPr>
                <w:b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333333"/>
              <w:left w:val="single" w:sz="4" w:space="0" w:color="333333"/>
              <w:right w:val="single" w:sz="4" w:space="0" w:color="333333"/>
            </w:tcBorders>
            <w:shd w:val="clear" w:color="auto" w:fill="auto"/>
            <w:vAlign w:val="center"/>
          </w:tcPr>
          <w:p w14:paraId="18B3133A" w14:textId="77777777" w:rsidR="00D123C8" w:rsidRPr="004B1959" w:rsidRDefault="00D123C8" w:rsidP="00B167BA">
            <w:pPr>
              <w:pStyle w:val="a9"/>
              <w:rPr>
                <w:rFonts w:ascii="Times New Roman" w:hAnsi="Times New Roman" w:cs="Times New Roman"/>
                <w:color w:val="000000" w:themeColor="text1"/>
              </w:rPr>
            </w:pPr>
            <w:r w:rsidRPr="004B1959">
              <w:rPr>
                <w:rFonts w:ascii="Times New Roman" w:hAnsi="Times New Roman" w:cs="Times New Roman"/>
                <w:color w:val="000000" w:themeColor="text1"/>
              </w:rPr>
              <w:t>Документ:</w:t>
            </w:r>
          </w:p>
        </w:tc>
        <w:tc>
          <w:tcPr>
            <w:tcW w:w="4140" w:type="dxa"/>
            <w:tcBorders>
              <w:top w:val="single" w:sz="4" w:space="0" w:color="333333"/>
              <w:left w:val="single" w:sz="4" w:space="0" w:color="333333"/>
            </w:tcBorders>
            <w:shd w:val="clear" w:color="auto" w:fill="auto"/>
            <w:vAlign w:val="center"/>
          </w:tcPr>
          <w:p w14:paraId="28F569AB" w14:textId="2666CAF2" w:rsidR="00D123C8" w:rsidRPr="00270771" w:rsidRDefault="00F646D9" w:rsidP="00B167BA">
            <w:pPr>
              <w:pStyle w:val="a9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ТЗ</w:t>
            </w:r>
          </w:p>
        </w:tc>
      </w:tr>
      <w:tr w:rsidR="00D123C8" w:rsidRPr="008224FD" w14:paraId="01AAC602" w14:textId="77777777" w:rsidTr="00B167BA">
        <w:trPr>
          <w:trHeight w:hRule="exact" w:val="365"/>
          <w:tblHeader/>
        </w:trPr>
        <w:tc>
          <w:tcPr>
            <w:tcW w:w="3240" w:type="dxa"/>
            <w:vMerge/>
            <w:shd w:val="clear" w:color="auto" w:fill="auto"/>
            <w:vAlign w:val="center"/>
          </w:tcPr>
          <w:p w14:paraId="5B3981D7" w14:textId="77777777" w:rsidR="00D123C8" w:rsidRPr="008224FD" w:rsidRDefault="00D123C8" w:rsidP="00B167BA">
            <w:pPr>
              <w:rPr>
                <w:b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auto"/>
            <w:vAlign w:val="center"/>
          </w:tcPr>
          <w:p w14:paraId="483706D9" w14:textId="77777777" w:rsidR="00D123C8" w:rsidRPr="004B1959" w:rsidRDefault="00D123C8" w:rsidP="00B167BA">
            <w:pPr>
              <w:pStyle w:val="a9"/>
              <w:rPr>
                <w:rFonts w:ascii="Times New Roman" w:hAnsi="Times New Roman" w:cs="Times New Roman"/>
                <w:color w:val="000000" w:themeColor="text1"/>
              </w:rPr>
            </w:pPr>
            <w:r w:rsidRPr="004B1959">
              <w:rPr>
                <w:rFonts w:ascii="Times New Roman" w:hAnsi="Times New Roman" w:cs="Times New Roman"/>
                <w:color w:val="000000" w:themeColor="text1"/>
              </w:rPr>
              <w:t>Дата:</w:t>
            </w:r>
          </w:p>
        </w:tc>
        <w:tc>
          <w:tcPr>
            <w:tcW w:w="41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</w:tcBorders>
            <w:shd w:val="clear" w:color="auto" w:fill="auto"/>
            <w:vAlign w:val="center"/>
          </w:tcPr>
          <w:p w14:paraId="020E8256" w14:textId="676FF793" w:rsidR="00D123C8" w:rsidRPr="004F5A9A" w:rsidRDefault="0014407F" w:rsidP="005D34C4">
            <w:pPr>
              <w:pStyle w:val="aa"/>
              <w:jc w:val="lef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color w:val="222222"/>
                <w:sz w:val="18"/>
                <w:szCs w:val="18"/>
                <w:shd w:val="clear" w:color="auto" w:fill="DEEDFC"/>
              </w:rPr>
              <w:t>0</w:t>
            </w:r>
            <w:r w:rsidR="00D00131">
              <w:rPr>
                <w:color w:val="222222"/>
                <w:sz w:val="18"/>
                <w:szCs w:val="18"/>
                <w:shd w:val="clear" w:color="auto" w:fill="DEEDFC"/>
                <w:lang w:val="en-US"/>
              </w:rPr>
              <w:t>8</w:t>
            </w:r>
            <w:r w:rsidR="004F5A9A">
              <w:rPr>
                <w:color w:val="222222"/>
                <w:sz w:val="18"/>
                <w:szCs w:val="18"/>
                <w:shd w:val="clear" w:color="auto" w:fill="DEEDFC"/>
              </w:rPr>
              <w:t>.</w:t>
            </w:r>
            <w:r w:rsidR="005D34C4">
              <w:rPr>
                <w:color w:val="222222"/>
                <w:sz w:val="18"/>
                <w:szCs w:val="18"/>
                <w:shd w:val="clear" w:color="auto" w:fill="DEEDFC"/>
              </w:rPr>
              <w:t>09</w:t>
            </w:r>
            <w:r w:rsidR="004F5A9A">
              <w:rPr>
                <w:color w:val="222222"/>
                <w:sz w:val="18"/>
                <w:szCs w:val="18"/>
                <w:shd w:val="clear" w:color="auto" w:fill="DEEDFC"/>
              </w:rPr>
              <w:t>.2024</w:t>
            </w:r>
          </w:p>
        </w:tc>
      </w:tr>
      <w:tr w:rsidR="00D123C8" w:rsidRPr="008224FD" w14:paraId="6D773303" w14:textId="77777777" w:rsidTr="00B167BA">
        <w:trPr>
          <w:trHeight w:hRule="exact" w:val="350"/>
          <w:tblHeader/>
        </w:trPr>
        <w:tc>
          <w:tcPr>
            <w:tcW w:w="3240" w:type="dxa"/>
            <w:vMerge/>
            <w:shd w:val="clear" w:color="auto" w:fill="auto"/>
            <w:vAlign w:val="center"/>
          </w:tcPr>
          <w:p w14:paraId="0F7AE704" w14:textId="77777777" w:rsidR="00D123C8" w:rsidRPr="008224FD" w:rsidRDefault="00D123C8" w:rsidP="00B167BA">
            <w:pPr>
              <w:rPr>
                <w:b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auto"/>
            <w:vAlign w:val="center"/>
          </w:tcPr>
          <w:p w14:paraId="78FD35F9" w14:textId="77777777" w:rsidR="00D123C8" w:rsidRPr="004B1959" w:rsidRDefault="00D123C8" w:rsidP="00B167BA">
            <w:pPr>
              <w:pStyle w:val="a9"/>
              <w:rPr>
                <w:rFonts w:ascii="Times New Roman" w:hAnsi="Times New Roman" w:cs="Times New Roman"/>
                <w:color w:val="000000" w:themeColor="text1"/>
              </w:rPr>
            </w:pPr>
            <w:r w:rsidRPr="004B1959">
              <w:rPr>
                <w:rFonts w:ascii="Times New Roman" w:hAnsi="Times New Roman" w:cs="Times New Roman"/>
                <w:color w:val="000000" w:themeColor="text1"/>
              </w:rPr>
              <w:t>Версия:</w:t>
            </w:r>
          </w:p>
        </w:tc>
        <w:tc>
          <w:tcPr>
            <w:tcW w:w="414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</w:tcBorders>
            <w:shd w:val="clear" w:color="auto" w:fill="auto"/>
            <w:vAlign w:val="center"/>
          </w:tcPr>
          <w:p w14:paraId="250C8C83" w14:textId="2A802205" w:rsidR="00D123C8" w:rsidRPr="004B1959" w:rsidRDefault="00D123C8" w:rsidP="005D34C4">
            <w:pPr>
              <w:pStyle w:val="aa"/>
              <w:jc w:val="left"/>
              <w:rPr>
                <w:rFonts w:ascii="Times New Roman" w:hAnsi="Times New Roman" w:cs="Times New Roman"/>
                <w:color w:val="000000" w:themeColor="text1"/>
              </w:rPr>
            </w:pPr>
            <w:r w:rsidRPr="004B1959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5D34C4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</w:tr>
    </w:tbl>
    <w:p w14:paraId="10ECE77D" w14:textId="77777777" w:rsidR="00D123C8" w:rsidRDefault="00D123C8">
      <w:pPr>
        <w:rPr>
          <w:rFonts w:ascii="Arial" w:hAnsi="Arial" w:cs="Arial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8"/>
        <w:gridCol w:w="7223"/>
      </w:tblGrid>
      <w:tr w:rsidR="00F34A1D" w:rsidRPr="00F34A1D" w14:paraId="62571452" w14:textId="77777777" w:rsidTr="00E008D2">
        <w:tc>
          <w:tcPr>
            <w:tcW w:w="2188" w:type="dxa"/>
          </w:tcPr>
          <w:p w14:paraId="6B796160" w14:textId="77777777" w:rsidR="00F34A1D" w:rsidRPr="004B6B22" w:rsidRDefault="00F34A1D" w:rsidP="00F34A1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A4D53">
              <w:rPr>
                <w:rFonts w:ascii="Arial" w:hAnsi="Arial" w:cs="Arial"/>
                <w:b/>
                <w:color w:val="222222"/>
                <w:sz w:val="20"/>
                <w:szCs w:val="20"/>
                <w:shd w:val="clear" w:color="auto" w:fill="FFFFFF"/>
              </w:rPr>
              <w:t>Название</w:t>
            </w:r>
          </w:p>
        </w:tc>
        <w:tc>
          <w:tcPr>
            <w:tcW w:w="7223" w:type="dxa"/>
          </w:tcPr>
          <w:p w14:paraId="2A999E35" w14:textId="0297486F" w:rsidR="00F34A1D" w:rsidRPr="00F34A1D" w:rsidRDefault="00B45410" w:rsidP="00B4541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ТЗ на разработку процедур интеграции</w:t>
            </w:r>
          </w:p>
        </w:tc>
      </w:tr>
      <w:tr w:rsidR="00136D28" w:rsidRPr="003E115C" w14:paraId="7C00FD98" w14:textId="77777777" w:rsidTr="00E008D2">
        <w:tc>
          <w:tcPr>
            <w:tcW w:w="2188" w:type="dxa"/>
          </w:tcPr>
          <w:p w14:paraId="41B3690D" w14:textId="77777777" w:rsidR="00136D28" w:rsidRPr="00BA4D53" w:rsidRDefault="00136D28" w:rsidP="00136D28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A4D53">
              <w:rPr>
                <w:rFonts w:ascii="Arial" w:hAnsi="Arial" w:cs="Arial"/>
                <w:sz w:val="20"/>
                <w:szCs w:val="20"/>
                <w:lang w:eastAsia="ru-RU"/>
              </w:rPr>
              <w:t>Представители Заказчика</w:t>
            </w:r>
          </w:p>
        </w:tc>
        <w:tc>
          <w:tcPr>
            <w:tcW w:w="7223" w:type="dxa"/>
          </w:tcPr>
          <w:p w14:paraId="048BA336" w14:textId="4260027D" w:rsidR="00136D28" w:rsidRPr="00BA4D53" w:rsidRDefault="00136D28" w:rsidP="00136D28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01E27">
              <w:rPr>
                <w:rFonts w:ascii="Arial" w:hAnsi="Arial" w:cs="Arial"/>
                <w:sz w:val="20"/>
                <w:szCs w:val="20"/>
                <w:lang w:eastAsia="ru-RU"/>
              </w:rPr>
              <w:t>Прутникова Наталья Сергеевна</w:t>
            </w:r>
          </w:p>
        </w:tc>
      </w:tr>
      <w:tr w:rsidR="00136D28" w:rsidRPr="00B45410" w14:paraId="22D905EF" w14:textId="77777777" w:rsidTr="00E008D2">
        <w:tc>
          <w:tcPr>
            <w:tcW w:w="2188" w:type="dxa"/>
          </w:tcPr>
          <w:p w14:paraId="4D0DAC26" w14:textId="77777777" w:rsidR="00136D28" w:rsidRPr="00BA4D53" w:rsidRDefault="00136D28" w:rsidP="00136D28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A4D53">
              <w:rPr>
                <w:rFonts w:ascii="Arial" w:hAnsi="Arial" w:cs="Arial"/>
                <w:sz w:val="20"/>
                <w:szCs w:val="20"/>
                <w:lang w:eastAsia="ru-RU"/>
              </w:rPr>
              <w:t>Подразделение Заказчика</w:t>
            </w:r>
          </w:p>
        </w:tc>
        <w:tc>
          <w:tcPr>
            <w:tcW w:w="7223" w:type="dxa"/>
          </w:tcPr>
          <w:tbl>
            <w:tblPr>
              <w:tblpPr w:leftFromText="45" w:rightFromText="45" w:vertAnchor="text"/>
              <w:tblW w:w="5000" w:type="pct"/>
              <w:tblCellSpacing w:w="7" w:type="dxa"/>
              <w:shd w:val="clear" w:color="auto" w:fill="FFFFFF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007"/>
            </w:tblGrid>
            <w:tr w:rsidR="00136D28" w:rsidRPr="00B01E27" w14:paraId="23F62B80" w14:textId="77777777" w:rsidTr="0011009C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84C58C3" w14:textId="77777777" w:rsidR="00136D28" w:rsidRPr="00B01E27" w:rsidRDefault="00136D28" w:rsidP="00136D28">
                  <w:pPr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pPr>
                  <w:r w:rsidRPr="00B01E27">
                    <w:rPr>
                      <w:rFonts w:ascii="Arial" w:hAnsi="Arial" w:cs="Arial"/>
                      <w:sz w:val="20"/>
                      <w:szCs w:val="20"/>
                    </w:rPr>
                    <w:t>Проектный офис</w:t>
                  </w:r>
                </w:p>
              </w:tc>
            </w:tr>
          </w:tbl>
          <w:p w14:paraId="1FBFF9A6" w14:textId="6C3DF956" w:rsidR="00136D28" w:rsidRPr="00BA4D53" w:rsidRDefault="00136D28" w:rsidP="00136D28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F34A1D" w:rsidRPr="00B45410" w14:paraId="32CABFE1" w14:textId="77777777" w:rsidTr="00E008D2">
        <w:tc>
          <w:tcPr>
            <w:tcW w:w="2188" w:type="dxa"/>
          </w:tcPr>
          <w:p w14:paraId="7AC5773D" w14:textId="77777777" w:rsidR="00F34A1D" w:rsidRPr="00BA4D53" w:rsidRDefault="00F34A1D" w:rsidP="00F34A1D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Взаимодействующие подразделения</w:t>
            </w:r>
          </w:p>
        </w:tc>
        <w:tc>
          <w:tcPr>
            <w:tcW w:w="7223" w:type="dxa"/>
          </w:tcPr>
          <w:p w14:paraId="3711D24C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  <w:lang w:val="en-US"/>
              </w:rPr>
              <w:t>Team</w:t>
            </w:r>
            <w:r w:rsidRPr="0054136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41367">
              <w:rPr>
                <w:rFonts w:ascii="Arial" w:hAnsi="Arial" w:cs="Arial"/>
                <w:sz w:val="20"/>
                <w:szCs w:val="20"/>
                <w:lang w:val="en-US"/>
              </w:rPr>
              <w:t>lead</w:t>
            </w:r>
          </w:p>
          <w:p w14:paraId="41BD84AD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 xml:space="preserve">Синабдеев Виталий Евгеньевич </w:t>
            </w:r>
          </w:p>
          <w:p w14:paraId="1E97BD3D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</w:rPr>
            </w:pPr>
            <w:r w:rsidRPr="00541367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89603763367  </w:t>
            </w:r>
            <w:hyperlink r:id="rId10" w:history="1">
              <w:r w:rsidRPr="00541367">
                <w:rPr>
                  <w:rStyle w:val="af1"/>
                  <w:rFonts w:ascii="Arial" w:hAnsi="Arial" w:cs="Arial"/>
                  <w:sz w:val="20"/>
                  <w:szCs w:val="20"/>
                </w:rPr>
                <w:t>Vitalii.Sinabdeev@ingobank.ru</w:t>
              </w:r>
            </w:hyperlink>
            <w:r w:rsidRPr="0054136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437F36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742158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</w:rPr>
              <w:t>Блок «Финансовый мониторинг»/</w:t>
            </w:r>
            <w:hyperlink r:id="rId11" w:history="1">
              <w:r w:rsidRPr="00541367">
                <w:rPr>
                  <w:rFonts w:ascii="Arial" w:hAnsi="Arial" w:cs="Arial"/>
                  <w:sz w:val="20"/>
                  <w:szCs w:val="20"/>
                  <w:lang w:eastAsia="ru-RU"/>
                </w:rPr>
                <w:t>Служба</w:t>
              </w:r>
            </w:hyperlink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финансового мониторинга</w:t>
            </w:r>
          </w:p>
          <w:p w14:paraId="083007EF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>Руководитель службы</w:t>
            </w:r>
          </w:p>
          <w:tbl>
            <w:tblPr>
              <w:tblpPr w:leftFromText="45" w:rightFromText="45" w:vertAnchor="text"/>
              <w:tblW w:w="5000" w:type="pct"/>
              <w:tblCellSpacing w:w="7" w:type="dxa"/>
              <w:shd w:val="clear" w:color="auto" w:fill="FFFFFF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007"/>
            </w:tblGrid>
            <w:tr w:rsidR="004F5A9A" w:rsidRPr="00541367" w14:paraId="0684C8B0" w14:textId="77777777" w:rsidTr="0011009C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AD22EF" w14:textId="77777777" w:rsidR="004F5A9A" w:rsidRPr="00541367" w:rsidRDefault="004F5A9A" w:rsidP="004F5A9A">
                  <w:pPr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pPr>
                  <w:r w:rsidRPr="00541367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  <w:t>Кольбе Сергей Сергеевич</w:t>
                  </w:r>
                </w:p>
                <w:p w14:paraId="4E21ECC3" w14:textId="77777777" w:rsidR="004F5A9A" w:rsidRPr="00541367" w:rsidRDefault="004F5A9A" w:rsidP="004F5A9A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41367"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  <w:t xml:space="preserve">4-22-60 </w:t>
                  </w:r>
                  <w:hyperlink r:id="rId12" w:history="1">
                    <w:r w:rsidRPr="00541367">
                      <w:rPr>
                        <w:rStyle w:val="af1"/>
                        <w:rFonts w:ascii="Arial" w:hAnsi="Arial" w:cs="Arial"/>
                        <w:color w:val="293D6B"/>
                        <w:sz w:val="20"/>
                        <w:szCs w:val="20"/>
                        <w:shd w:val="clear" w:color="auto" w:fill="FFFFFF"/>
                      </w:rPr>
                      <w:t>Sergey.Kolbe@ingobank.ru</w:t>
                    </w:r>
                  </w:hyperlink>
                </w:p>
              </w:tc>
            </w:tr>
          </w:tbl>
          <w:p w14:paraId="2F13C53B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2482323D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>Мешков Виталий Викторович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(шина)</w:t>
            </w:r>
          </w:p>
          <w:p w14:paraId="31CE24C7" w14:textId="77777777" w:rsidR="004F5A9A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>89049419738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hyperlink r:id="rId13" w:history="1">
              <w:r w:rsidRPr="00083A07">
                <w:rPr>
                  <w:rStyle w:val="af1"/>
                  <w:rFonts w:ascii="Arial" w:hAnsi="Arial" w:cs="Arial"/>
                  <w:sz w:val="20"/>
                  <w:szCs w:val="20"/>
                  <w:lang w:eastAsia="ru-RU"/>
                </w:rPr>
                <w:t>Vitaliy.Meshkov@ingobank.ru</w:t>
              </w:r>
            </w:hyperlink>
          </w:p>
          <w:p w14:paraId="4C65BF3B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76662B93" w14:textId="77777777" w:rsidR="004F5A9A" w:rsidRPr="00541367" w:rsidRDefault="00126D65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hyperlink r:id="rId14" w:history="1">
              <w:r w:rsidR="004F5A9A" w:rsidRPr="00541367">
                <w:rPr>
                  <w:rFonts w:ascii="Arial" w:hAnsi="Arial" w:cs="Arial"/>
                  <w:sz w:val="20"/>
                  <w:szCs w:val="20"/>
                  <w:lang w:eastAsia="ru-RU"/>
                </w:rPr>
                <w:t>Департамент развития</w:t>
              </w:r>
            </w:hyperlink>
            <w:r w:rsidR="004F5A9A" w:rsidRPr="00541367">
              <w:rPr>
                <w:rFonts w:ascii="Arial" w:hAnsi="Arial" w:cs="Arial"/>
                <w:sz w:val="20"/>
                <w:szCs w:val="20"/>
                <w:lang w:eastAsia="ru-RU"/>
              </w:rPr>
              <w:t>\</w:t>
            </w:r>
            <w:hyperlink r:id="rId15" w:history="1">
              <w:r w:rsidR="004F5A9A" w:rsidRPr="00541367">
                <w:rPr>
                  <w:rFonts w:ascii="Arial" w:hAnsi="Arial" w:cs="Arial"/>
                  <w:sz w:val="20"/>
                  <w:szCs w:val="20"/>
                  <w:lang w:eastAsia="ru-RU"/>
                </w:rPr>
                <w:t>Управление анализа и разработки программных решений\Отдел разработки банковских систем</w:t>
              </w:r>
            </w:hyperlink>
          </w:p>
          <w:tbl>
            <w:tblPr>
              <w:tblpPr w:leftFromText="45" w:rightFromText="45" w:vertAnchor="text"/>
              <w:tblW w:w="5000" w:type="pct"/>
              <w:tblCellSpacing w:w="7" w:type="dxa"/>
              <w:shd w:val="clear" w:color="auto" w:fill="FFFFFF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007"/>
            </w:tblGrid>
            <w:tr w:rsidR="004F5A9A" w:rsidRPr="00541367" w14:paraId="1EB6C9E9" w14:textId="77777777" w:rsidTr="0011009C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8A28AE2" w14:textId="77777777" w:rsidR="004F5A9A" w:rsidRPr="00541367" w:rsidRDefault="004F5A9A" w:rsidP="004F5A9A">
                  <w:pPr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</w:pPr>
                  <w:r w:rsidRPr="00541367">
                    <w:rPr>
                      <w:rFonts w:ascii="Arial" w:hAnsi="Arial" w:cs="Arial"/>
                      <w:sz w:val="20"/>
                      <w:szCs w:val="20"/>
                      <w:lang w:eastAsia="ru-RU"/>
                    </w:rPr>
                    <w:t>Начальник отдела</w:t>
                  </w:r>
                </w:p>
              </w:tc>
            </w:tr>
          </w:tbl>
          <w:p w14:paraId="656C9FE5" w14:textId="77777777" w:rsidR="004F5A9A" w:rsidRPr="00541367" w:rsidRDefault="004F5A9A" w:rsidP="004F5A9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>Селуянов Михаил Владимирович</w:t>
            </w:r>
            <w:r w:rsidRPr="00541367">
              <w:rPr>
                <w:rFonts w:ascii="Arial" w:hAnsi="Arial" w:cs="Arial"/>
                <w:sz w:val="20"/>
                <w:szCs w:val="20"/>
                <w:lang w:eastAsia="ru-RU"/>
              </w:rPr>
              <w:tab/>
            </w:r>
          </w:p>
          <w:p w14:paraId="047C6210" w14:textId="133F137F" w:rsidR="00DD705C" w:rsidRPr="00526DA0" w:rsidRDefault="004F5A9A" w:rsidP="004F5A9A">
            <w:pPr>
              <w:rPr>
                <w:rFonts w:ascii="Verdana" w:hAnsi="Verdana"/>
                <w:b/>
                <w:bCs/>
              </w:rPr>
            </w:pPr>
            <w:r w:rsidRPr="00541367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4-25-25 </w:t>
            </w:r>
            <w:hyperlink r:id="rId16" w:history="1">
              <w:r w:rsidRPr="00541367">
                <w:rPr>
                  <w:rStyle w:val="af1"/>
                  <w:rFonts w:ascii="Arial" w:hAnsi="Arial" w:cs="Arial"/>
                  <w:color w:val="293D6B"/>
                  <w:sz w:val="20"/>
                  <w:szCs w:val="20"/>
                  <w:shd w:val="clear" w:color="auto" w:fill="FFFFFF"/>
                </w:rPr>
                <w:t>SeluyanovMV@ingobank.ru</w:t>
              </w:r>
            </w:hyperlink>
          </w:p>
        </w:tc>
      </w:tr>
    </w:tbl>
    <w:p w14:paraId="272FD9D4" w14:textId="77777777" w:rsidR="000C18C5" w:rsidRPr="00BA4D53" w:rsidRDefault="000C18C5">
      <w:pPr>
        <w:rPr>
          <w:rFonts w:ascii="Arial" w:hAnsi="Arial" w:cs="Arial"/>
        </w:rPr>
      </w:pPr>
    </w:p>
    <w:p w14:paraId="71C4719B" w14:textId="77777777" w:rsidR="00BA4D53" w:rsidRPr="00D26823" w:rsidRDefault="00BA4D53">
      <w:pPr>
        <w:rPr>
          <w:rFonts w:ascii="Arial" w:hAnsi="Arial" w:cs="Arial"/>
          <w:sz w:val="20"/>
          <w:szCs w:val="20"/>
          <w:lang w:eastAsia="ru-RU"/>
        </w:rPr>
      </w:pPr>
      <w:r w:rsidRPr="00D26823">
        <w:rPr>
          <w:rFonts w:ascii="Arial" w:hAnsi="Arial" w:cs="Arial"/>
          <w:sz w:val="20"/>
          <w:szCs w:val="20"/>
          <w:lang w:eastAsia="ru-RU"/>
        </w:rPr>
        <w:t>История изменений: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4"/>
        <w:gridCol w:w="1310"/>
        <w:gridCol w:w="1586"/>
        <w:gridCol w:w="6023"/>
      </w:tblGrid>
      <w:tr w:rsidR="00BA4D53" w:rsidRPr="00D26823" w14:paraId="5333F34C" w14:textId="77777777" w:rsidTr="007806F4">
        <w:tc>
          <w:tcPr>
            <w:tcW w:w="1134" w:type="dxa"/>
          </w:tcPr>
          <w:p w14:paraId="18472E1D" w14:textId="77777777" w:rsidR="00BA4D53" w:rsidRPr="00D26823" w:rsidRDefault="00BA4D53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 w:rsidRPr="00D26823"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Версия</w:t>
            </w:r>
          </w:p>
        </w:tc>
        <w:tc>
          <w:tcPr>
            <w:tcW w:w="1310" w:type="dxa"/>
          </w:tcPr>
          <w:p w14:paraId="7DC0CA1A" w14:textId="77777777" w:rsidR="00BA4D53" w:rsidRPr="00D26823" w:rsidRDefault="00BA4D53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 w:rsidRPr="00D26823"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586" w:type="dxa"/>
          </w:tcPr>
          <w:p w14:paraId="681630CB" w14:textId="77777777" w:rsidR="00BA4D53" w:rsidRPr="00D26823" w:rsidRDefault="00BA4D53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 w:rsidRPr="00D26823"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Автор</w:t>
            </w:r>
          </w:p>
        </w:tc>
        <w:tc>
          <w:tcPr>
            <w:tcW w:w="6023" w:type="dxa"/>
          </w:tcPr>
          <w:p w14:paraId="365AC492" w14:textId="77777777" w:rsidR="00BA4D53" w:rsidRPr="00D26823" w:rsidRDefault="00BA4D53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 w:rsidRPr="00D26823"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Описание изменений</w:t>
            </w:r>
          </w:p>
        </w:tc>
      </w:tr>
      <w:tr w:rsidR="00BA4D53" w:rsidRPr="00D26823" w14:paraId="355CC2C9" w14:textId="77777777" w:rsidTr="007806F4">
        <w:tc>
          <w:tcPr>
            <w:tcW w:w="1134" w:type="dxa"/>
          </w:tcPr>
          <w:p w14:paraId="0B0997C9" w14:textId="77777777" w:rsidR="00BA4D53" w:rsidRPr="00D26823" w:rsidRDefault="00D26823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1.0</w:t>
            </w:r>
          </w:p>
        </w:tc>
        <w:tc>
          <w:tcPr>
            <w:tcW w:w="1310" w:type="dxa"/>
          </w:tcPr>
          <w:p w14:paraId="0A10A016" w14:textId="363B63CE" w:rsidR="00BA4D53" w:rsidRPr="00D26823" w:rsidRDefault="00177D07" w:rsidP="00177D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26</w:t>
            </w:r>
            <w:r w:rsidR="00D26823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  <w:r w:rsidR="00604607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="00D26823">
              <w:rPr>
                <w:rFonts w:ascii="Arial" w:hAnsi="Arial" w:cs="Arial"/>
                <w:sz w:val="20"/>
                <w:szCs w:val="20"/>
                <w:lang w:eastAsia="ru-RU"/>
              </w:rPr>
              <w:t>.2022</w:t>
            </w:r>
          </w:p>
        </w:tc>
        <w:tc>
          <w:tcPr>
            <w:tcW w:w="1586" w:type="dxa"/>
          </w:tcPr>
          <w:p w14:paraId="3ADA29F5" w14:textId="77777777" w:rsidR="00BA4D53" w:rsidRPr="00D26823" w:rsidRDefault="00D26823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</w:t>
            </w:r>
            <w:r w:rsidR="00E305D9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6023" w:type="dxa"/>
          </w:tcPr>
          <w:p w14:paraId="5E887E29" w14:textId="28AFE635" w:rsidR="00BA4D53" w:rsidRPr="00D26823" w:rsidRDefault="001B3A96" w:rsidP="00746A1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Совещание: согласована концепция ограниченного</w:t>
            </w:r>
            <w:r w:rsidR="00B73A08">
              <w:rPr>
                <w:rFonts w:ascii="Arial" w:hAnsi="Arial" w:cs="Arial"/>
                <w:sz w:val="20"/>
                <w:szCs w:val="20"/>
                <w:lang w:eastAsia="ru-RU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в части функционала</w:t>
            </w:r>
            <w:r w:rsidR="00B73A08">
              <w:rPr>
                <w:rFonts w:ascii="Arial" w:hAnsi="Arial" w:cs="Arial"/>
                <w:sz w:val="20"/>
                <w:szCs w:val="20"/>
                <w:lang w:eastAsia="ru-RU"/>
              </w:rPr>
              <w:t>,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746A11">
              <w:rPr>
                <w:rFonts w:ascii="Arial" w:hAnsi="Arial" w:cs="Arial"/>
                <w:sz w:val="20"/>
                <w:szCs w:val="20"/>
                <w:lang w:eastAsia="ru-RU"/>
              </w:rPr>
              <w:t>решения</w:t>
            </w:r>
            <w:r w:rsidR="00B73A08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</w:tc>
      </w:tr>
      <w:tr w:rsidR="00E305D9" w:rsidRPr="00C70AAA" w14:paraId="7E231B4C" w14:textId="77777777" w:rsidTr="007806F4">
        <w:tc>
          <w:tcPr>
            <w:tcW w:w="1134" w:type="dxa"/>
          </w:tcPr>
          <w:p w14:paraId="42A97555" w14:textId="4A85E742" w:rsidR="00E305D9" w:rsidRDefault="008230B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1310" w:type="dxa"/>
          </w:tcPr>
          <w:p w14:paraId="7A070F53" w14:textId="52BD5227" w:rsidR="00E305D9" w:rsidRDefault="00041FCC" w:rsidP="00803256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16.03.2023</w:t>
            </w:r>
          </w:p>
        </w:tc>
        <w:tc>
          <w:tcPr>
            <w:tcW w:w="1586" w:type="dxa"/>
          </w:tcPr>
          <w:p w14:paraId="7BE3CDFF" w14:textId="73FFFF3C" w:rsidR="00E305D9" w:rsidRDefault="00041FC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0C017D46" w14:textId="77777777" w:rsidR="00E305D9" w:rsidRPr="00F7725B" w:rsidRDefault="00041FCC" w:rsidP="0004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7725B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Корректировка по полям </w:t>
            </w:r>
            <w:r w:rsidRPr="00F7725B">
              <w:rPr>
                <w:rFonts w:ascii="Arial" w:hAnsi="Arial" w:cs="Arial"/>
                <w:sz w:val="20"/>
                <w:szCs w:val="20"/>
                <w:lang w:val="en-US" w:eastAsia="ru-RU"/>
              </w:rPr>
              <w:t>Date</w:t>
            </w:r>
            <w:r w:rsidRPr="00F7725B">
              <w:rPr>
                <w:rFonts w:ascii="Arial" w:hAnsi="Arial" w:cs="Arial"/>
                <w:sz w:val="20"/>
                <w:szCs w:val="20"/>
                <w:lang w:eastAsia="ru-RU"/>
              </w:rPr>
              <w:t>, BIC,</w:t>
            </w:r>
          </w:p>
          <w:p w14:paraId="2366A454" w14:textId="77777777" w:rsidR="00DD0E29" w:rsidRPr="00F7725B" w:rsidRDefault="00DD0E29" w:rsidP="0004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7725B">
              <w:rPr>
                <w:rFonts w:ascii="Arial" w:hAnsi="Arial" w:cs="Arial"/>
                <w:sz w:val="20"/>
                <w:szCs w:val="20"/>
                <w:lang w:eastAsia="ru-RU"/>
              </w:rPr>
              <w:t>Добавлена процедуры</w:t>
            </w:r>
          </w:p>
          <w:p w14:paraId="7D86DCCA" w14:textId="2A105A77" w:rsidR="00DD0E29" w:rsidRPr="00F7725B" w:rsidRDefault="00126D65" w:rsidP="00047D69">
            <w:pPr>
              <w:rPr>
                <w:rFonts w:ascii="Times New Roman" w:hAnsi="Times New Roman"/>
                <w:b/>
                <w:lang w:eastAsia="ru-RU"/>
              </w:rPr>
            </w:pPr>
            <w:hyperlink w:anchor="igs_FindDigitalRubClientBSS" w:history="1">
              <w:r w:rsidR="00DD0E29" w:rsidRPr="00F7725B">
                <w:rPr>
                  <w:rStyle w:val="af1"/>
                  <w:rFonts w:ascii="Arial" w:hAnsi="Arial" w:cs="Arial"/>
                  <w:sz w:val="20"/>
                  <w:szCs w:val="20"/>
                  <w:lang w:eastAsia="ru-RU"/>
                </w:rPr>
                <w:t xml:space="preserve">- </w:t>
              </w:r>
              <w:proofErr w:type="spellStart"/>
              <w:r w:rsidR="00DD0E29" w:rsidRPr="00F7725B">
                <w:rPr>
                  <w:rStyle w:val="af1"/>
                  <w:rFonts w:ascii="Times New Roman" w:hAnsi="Times New Roman"/>
                  <w:b/>
                  <w:lang w:val="en-US" w:eastAsia="ru-RU"/>
                </w:rPr>
                <w:t>igs</w:t>
              </w:r>
              <w:proofErr w:type="spellEnd"/>
              <w:r w:rsidR="00DD0E29" w:rsidRPr="00F7725B">
                <w:rPr>
                  <w:rStyle w:val="af1"/>
                  <w:rFonts w:ascii="Times New Roman" w:hAnsi="Times New Roman"/>
                  <w:b/>
                  <w:lang w:eastAsia="ru-RU"/>
                </w:rPr>
                <w:t>_</w:t>
              </w:r>
              <w:proofErr w:type="spellStart"/>
              <w:r w:rsidR="00DD0E29" w:rsidRPr="00F7725B">
                <w:rPr>
                  <w:rStyle w:val="af1"/>
                  <w:rFonts w:ascii="Times New Roman" w:hAnsi="Times New Roman"/>
                  <w:b/>
                  <w:lang w:val="en-US" w:eastAsia="ru-RU"/>
                </w:rPr>
                <w:t>FindDigitalRubClientBSS</w:t>
              </w:r>
              <w:proofErr w:type="spellEnd"/>
            </w:hyperlink>
          </w:p>
          <w:p w14:paraId="6D62B0BC" w14:textId="1BE71208" w:rsidR="00DD0E29" w:rsidRPr="00F7725B" w:rsidRDefault="00126D65" w:rsidP="00047D6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hyperlink w:anchor="igs_FindDigitalRubGOUN" w:history="1">
              <w:r w:rsidR="00DD0E29" w:rsidRPr="00F7725B">
                <w:rPr>
                  <w:rStyle w:val="af1"/>
                  <w:rFonts w:ascii="Times New Roman" w:hAnsi="Times New Roman"/>
                  <w:b/>
                  <w:lang w:eastAsia="ru-RU"/>
                </w:rPr>
                <w:t xml:space="preserve">- </w:t>
              </w:r>
              <w:proofErr w:type="spellStart"/>
              <w:r w:rsidR="00DD0E29" w:rsidRPr="00F7725B">
                <w:rPr>
                  <w:rStyle w:val="af1"/>
                  <w:rFonts w:ascii="Times New Roman" w:hAnsi="Times New Roman"/>
                  <w:b/>
                  <w:lang w:val="en-US" w:eastAsia="ru-RU"/>
                </w:rPr>
                <w:t>igs</w:t>
              </w:r>
              <w:proofErr w:type="spellEnd"/>
              <w:r w:rsidR="00DD0E29" w:rsidRPr="00F7725B">
                <w:rPr>
                  <w:rStyle w:val="af1"/>
                  <w:rFonts w:ascii="Times New Roman" w:hAnsi="Times New Roman"/>
                  <w:b/>
                  <w:lang w:eastAsia="ru-RU"/>
                </w:rPr>
                <w:t>_</w:t>
              </w:r>
              <w:proofErr w:type="spellStart"/>
              <w:r w:rsidR="00DD0E29" w:rsidRPr="00F7725B">
                <w:rPr>
                  <w:rStyle w:val="af1"/>
                  <w:rFonts w:ascii="Times New Roman" w:hAnsi="Times New Roman"/>
                  <w:b/>
                  <w:lang w:val="en-US" w:eastAsia="ru-RU"/>
                </w:rPr>
                <w:t>FindDigitalRubGOUN</w:t>
              </w:r>
              <w:proofErr w:type="spellEnd"/>
            </w:hyperlink>
          </w:p>
        </w:tc>
      </w:tr>
      <w:tr w:rsidR="00D9465B" w:rsidRPr="00C70AAA" w14:paraId="64B2A696" w14:textId="77777777" w:rsidTr="007806F4">
        <w:tc>
          <w:tcPr>
            <w:tcW w:w="1134" w:type="dxa"/>
          </w:tcPr>
          <w:p w14:paraId="02D6B6B4" w14:textId="4BED7DAB" w:rsidR="00D9465B" w:rsidRDefault="00D9465B" w:rsidP="00D9465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1.6</w:t>
            </w:r>
          </w:p>
        </w:tc>
        <w:tc>
          <w:tcPr>
            <w:tcW w:w="1310" w:type="dxa"/>
          </w:tcPr>
          <w:p w14:paraId="022BD49C" w14:textId="1B32228A" w:rsidR="00D9465B" w:rsidRDefault="00D9465B" w:rsidP="00D9465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30.03.2023</w:t>
            </w:r>
          </w:p>
        </w:tc>
        <w:tc>
          <w:tcPr>
            <w:tcW w:w="1586" w:type="dxa"/>
          </w:tcPr>
          <w:p w14:paraId="66882782" w14:textId="499617A3" w:rsidR="00D9465B" w:rsidRDefault="00D9465B" w:rsidP="00D9465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601EF5C8" w14:textId="77777777" w:rsidR="00D9465B" w:rsidRDefault="00D9465B" w:rsidP="00D9465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Удалено требование по контролю ключевого разряда счета клиента</w:t>
            </w:r>
          </w:p>
          <w:p w14:paraId="38792348" w14:textId="77777777" w:rsidR="00271AF0" w:rsidRDefault="00271AF0" w:rsidP="00D9465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Основание: согласовано в Телеграмм 30.03.2023</w:t>
            </w:r>
          </w:p>
          <w:p w14:paraId="106097F7" w14:textId="752CEB9A" w:rsidR="00271AF0" w:rsidRPr="00C70AAA" w:rsidRDefault="00271AF0" w:rsidP="00D9465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71AF0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 wp14:anchorId="57575686" wp14:editId="5ADDEC65">
                  <wp:extent cx="2107285" cy="3800475"/>
                  <wp:effectExtent l="0" t="0" r="762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987" cy="380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707" w:rsidRPr="00D26823" w14:paraId="104A5531" w14:textId="77777777" w:rsidTr="007806F4">
        <w:tc>
          <w:tcPr>
            <w:tcW w:w="1134" w:type="dxa"/>
          </w:tcPr>
          <w:p w14:paraId="26ECD44D" w14:textId="5BC235A9" w:rsidR="00C82707" w:rsidRDefault="00C82707" w:rsidP="00C827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1.7</w:t>
            </w:r>
          </w:p>
        </w:tc>
        <w:tc>
          <w:tcPr>
            <w:tcW w:w="1310" w:type="dxa"/>
          </w:tcPr>
          <w:p w14:paraId="66994545" w14:textId="59EB619E" w:rsidR="00C82707" w:rsidRDefault="00C82707" w:rsidP="00C827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11.04.2023</w:t>
            </w:r>
          </w:p>
        </w:tc>
        <w:tc>
          <w:tcPr>
            <w:tcW w:w="1586" w:type="dxa"/>
          </w:tcPr>
          <w:p w14:paraId="210343DB" w14:textId="69C4E1ED" w:rsidR="00C82707" w:rsidRDefault="00C82707" w:rsidP="00C827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2DCBA872" w14:textId="77777777" w:rsidR="00C82707" w:rsidRPr="007F2FF6" w:rsidRDefault="00C82707" w:rsidP="00C827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>Доработка ТЗ.</w:t>
            </w:r>
          </w:p>
          <w:p w14:paraId="0844DD95" w14:textId="4E939E15" w:rsidR="00C82707" w:rsidRPr="007F2FF6" w:rsidRDefault="007F2FF6" w:rsidP="007F2FF6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Добавить возвращаемые параметры в процедуру </w:t>
            </w:r>
            <w:proofErr w:type="spellStart"/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>igs_DigitalRubClient</w:t>
            </w:r>
            <w:proofErr w:type="spellEnd"/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>:</w:t>
            </w:r>
          </w:p>
          <w:p w14:paraId="54F55DA4" w14:textId="77777777" w:rsidR="00C82707" w:rsidRPr="007F2FF6" w:rsidRDefault="00C82707" w:rsidP="00C827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>- дата выдачи</w:t>
            </w:r>
          </w:p>
          <w:p w14:paraId="6416457A" w14:textId="77777777" w:rsidR="00C82707" w:rsidRPr="007F2FF6" w:rsidRDefault="00C82707" w:rsidP="00C82707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>- кем выдан</w:t>
            </w:r>
          </w:p>
          <w:p w14:paraId="154EEF98" w14:textId="59D74BF2" w:rsidR="00C82707" w:rsidRPr="00C82707" w:rsidRDefault="00C82707" w:rsidP="00C82707">
            <w:pPr>
              <w:rPr>
                <w:color w:val="1F497D"/>
              </w:rPr>
            </w:pPr>
            <w:r w:rsidRPr="007F2FF6">
              <w:rPr>
                <w:rFonts w:ascii="Arial" w:hAnsi="Arial" w:cs="Arial"/>
                <w:sz w:val="20"/>
                <w:szCs w:val="20"/>
                <w:lang w:eastAsia="ru-RU"/>
              </w:rPr>
              <w:t>- код подразделения</w:t>
            </w:r>
          </w:p>
        </w:tc>
      </w:tr>
      <w:tr w:rsidR="00E135C1" w:rsidRPr="006C7D70" w14:paraId="06333808" w14:textId="77777777" w:rsidTr="007806F4">
        <w:tc>
          <w:tcPr>
            <w:tcW w:w="1134" w:type="dxa"/>
          </w:tcPr>
          <w:p w14:paraId="782557E4" w14:textId="61438857" w:rsidR="00E135C1" w:rsidRDefault="00E135C1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1.8</w:t>
            </w:r>
          </w:p>
        </w:tc>
        <w:tc>
          <w:tcPr>
            <w:tcW w:w="1310" w:type="dxa"/>
          </w:tcPr>
          <w:p w14:paraId="4BA9B82B" w14:textId="5594C0F7" w:rsidR="00E135C1" w:rsidRDefault="00E135C1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24.04.2023</w:t>
            </w:r>
          </w:p>
        </w:tc>
        <w:tc>
          <w:tcPr>
            <w:tcW w:w="1586" w:type="dxa"/>
          </w:tcPr>
          <w:p w14:paraId="490B2AA7" w14:textId="44259908" w:rsidR="00E135C1" w:rsidRDefault="00E135C1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5C9D097F" w14:textId="244C73FB" w:rsidR="00E135C1" w:rsidRPr="00E33690" w:rsidRDefault="00126D65" w:rsidP="00E135C1">
            <w:hyperlink w:anchor="igs_DigitalRubClient" w:history="1">
              <w:proofErr w:type="spellStart"/>
              <w:r w:rsidR="00E135C1" w:rsidRPr="0092506D">
                <w:rPr>
                  <w:rStyle w:val="af1"/>
                  <w:lang w:val="en-US"/>
                </w:rPr>
                <w:t>igs</w:t>
              </w:r>
              <w:proofErr w:type="spellEnd"/>
              <w:r w:rsidR="00E135C1" w:rsidRPr="00E33690">
                <w:rPr>
                  <w:rStyle w:val="af1"/>
                </w:rPr>
                <w:t>_</w:t>
              </w:r>
              <w:proofErr w:type="spellStart"/>
              <w:r w:rsidR="00E135C1" w:rsidRPr="0092506D">
                <w:rPr>
                  <w:rStyle w:val="af1"/>
                  <w:lang w:val="en-US"/>
                </w:rPr>
                <w:t>DigitalRubClient</w:t>
              </w:r>
              <w:proofErr w:type="spellEnd"/>
            </w:hyperlink>
            <w:r w:rsidR="00583750">
              <w:rPr>
                <w:rStyle w:val="af1"/>
              </w:rPr>
              <w:t xml:space="preserve"> – </w:t>
            </w:r>
            <w:r w:rsidR="00583750">
              <w:rPr>
                <w:rFonts w:ascii="Times New Roman" w:hAnsi="Times New Roman"/>
                <w:color w:val="172B4D"/>
              </w:rPr>
              <w:t>параметры клиента</w:t>
            </w:r>
          </w:p>
          <w:p w14:paraId="0F82325E" w14:textId="21F50CAB" w:rsidR="00E135C1" w:rsidRPr="00E33690" w:rsidRDefault="00E135C1" w:rsidP="00E135C1">
            <w:r w:rsidRPr="00E33690">
              <w:t xml:space="preserve"> </w:t>
            </w:r>
            <w:hyperlink w:anchor="igs_DigitalRub" w:history="1">
              <w:proofErr w:type="spellStart"/>
              <w:r w:rsidRPr="0092506D">
                <w:rPr>
                  <w:rStyle w:val="af1"/>
                  <w:lang w:val="en-US"/>
                </w:rPr>
                <w:t>igs</w:t>
              </w:r>
              <w:proofErr w:type="spellEnd"/>
              <w:r w:rsidRPr="00E33690">
                <w:rPr>
                  <w:rStyle w:val="af1"/>
                </w:rPr>
                <w:t>_</w:t>
              </w:r>
              <w:proofErr w:type="spellStart"/>
              <w:r w:rsidRPr="0092506D">
                <w:rPr>
                  <w:rStyle w:val="af1"/>
                  <w:lang w:val="en-US"/>
                </w:rPr>
                <w:t>DigitalRub</w:t>
              </w:r>
              <w:proofErr w:type="spellEnd"/>
            </w:hyperlink>
            <w:r w:rsidR="00E33690">
              <w:rPr>
                <w:rStyle w:val="af1"/>
              </w:rPr>
              <w:t xml:space="preserve"> - </w:t>
            </w:r>
            <w:r w:rsidR="00E33690" w:rsidRPr="003E3517">
              <w:rPr>
                <w:rFonts w:ascii="Times New Roman" w:hAnsi="Times New Roman"/>
                <w:color w:val="172B4D"/>
              </w:rPr>
              <w:t>клиент продаёт</w:t>
            </w:r>
            <w:r w:rsidR="00E33690">
              <w:rPr>
                <w:rFonts w:ascii="Times New Roman" w:hAnsi="Times New Roman"/>
                <w:color w:val="172B4D"/>
              </w:rPr>
              <w:t xml:space="preserve"> ЦР</w:t>
            </w:r>
          </w:p>
          <w:p w14:paraId="10D302D6" w14:textId="28094E0D" w:rsidR="00E135C1" w:rsidRPr="00F9061E" w:rsidRDefault="00E135C1" w:rsidP="00E135C1">
            <w:r w:rsidRPr="00E33690">
              <w:t xml:space="preserve"> </w:t>
            </w:r>
            <w:hyperlink w:anchor="igs_BuyDigitalRub" w:history="1">
              <w:proofErr w:type="spellStart"/>
              <w:r w:rsidRPr="0092506D">
                <w:rPr>
                  <w:rStyle w:val="af1"/>
                  <w:lang w:val="en-US"/>
                </w:rPr>
                <w:t>igs</w:t>
              </w:r>
              <w:proofErr w:type="spellEnd"/>
              <w:r w:rsidRPr="00F9061E">
                <w:rPr>
                  <w:rStyle w:val="af1"/>
                </w:rPr>
                <w:t>_</w:t>
              </w:r>
              <w:proofErr w:type="spellStart"/>
              <w:r w:rsidRPr="0092506D">
                <w:rPr>
                  <w:rStyle w:val="af1"/>
                  <w:lang w:val="en-US"/>
                </w:rPr>
                <w:t>BuyDigitalRub</w:t>
              </w:r>
              <w:proofErr w:type="spellEnd"/>
            </w:hyperlink>
            <w:r w:rsidR="00F9061E">
              <w:rPr>
                <w:rStyle w:val="af1"/>
              </w:rPr>
              <w:t xml:space="preserve"> - </w:t>
            </w:r>
            <w:r w:rsidR="00F9061E">
              <w:rPr>
                <w:rFonts w:ascii="Times New Roman" w:hAnsi="Times New Roman"/>
                <w:lang w:eastAsia="ru-RU"/>
              </w:rPr>
              <w:t>клиент покупает ЦР</w:t>
            </w:r>
          </w:p>
          <w:p w14:paraId="0A20988C" w14:textId="6546ABE7" w:rsidR="00E135C1" w:rsidRPr="00E57B0F" w:rsidRDefault="00E135C1" w:rsidP="00E135C1">
            <w:r w:rsidRPr="00F9061E">
              <w:t xml:space="preserve"> </w:t>
            </w:r>
            <w:hyperlink w:anchor="igs_CancelDigitalRub" w:history="1">
              <w:proofErr w:type="spellStart"/>
              <w:r w:rsidRPr="0092506D">
                <w:rPr>
                  <w:rStyle w:val="af1"/>
                  <w:lang w:val="en-US"/>
                </w:rPr>
                <w:t>igs</w:t>
              </w:r>
              <w:proofErr w:type="spellEnd"/>
              <w:r w:rsidRPr="00E57B0F">
                <w:rPr>
                  <w:rStyle w:val="af1"/>
                </w:rPr>
                <w:t>_</w:t>
              </w:r>
              <w:proofErr w:type="spellStart"/>
              <w:r w:rsidRPr="0092506D">
                <w:rPr>
                  <w:rStyle w:val="af1"/>
                  <w:lang w:val="en-US"/>
                </w:rPr>
                <w:t>CancelDigitalRub</w:t>
              </w:r>
              <w:proofErr w:type="spellEnd"/>
            </w:hyperlink>
            <w:r w:rsidR="00E57B0F">
              <w:rPr>
                <w:rStyle w:val="af1"/>
              </w:rPr>
              <w:t xml:space="preserve"> - </w:t>
            </w:r>
            <w:r w:rsidR="00E57B0F">
              <w:rPr>
                <w:rFonts w:ascii="Times New Roman" w:hAnsi="Times New Roman"/>
                <w:color w:val="172B4D"/>
              </w:rPr>
              <w:t>откат документа</w:t>
            </w:r>
          </w:p>
          <w:p w14:paraId="1F88ED4E" w14:textId="22EAE7C8" w:rsidR="00E135C1" w:rsidRPr="00E567B9" w:rsidRDefault="00E135C1" w:rsidP="00E135C1">
            <w:r w:rsidRPr="00E57B0F">
              <w:t xml:space="preserve"> </w:t>
            </w:r>
            <w:hyperlink w:anchor="Квитовка" w:history="1">
              <w:proofErr w:type="spellStart"/>
              <w:r w:rsidRPr="00576351">
                <w:rPr>
                  <w:rStyle w:val="af1"/>
                  <w:lang w:val="en-US"/>
                </w:rPr>
                <w:t>igs</w:t>
              </w:r>
              <w:proofErr w:type="spellEnd"/>
              <w:r w:rsidRPr="00576351">
                <w:rPr>
                  <w:rStyle w:val="af1"/>
                </w:rPr>
                <w:t>_</w:t>
              </w:r>
              <w:proofErr w:type="spellStart"/>
              <w:r w:rsidRPr="00576351">
                <w:rPr>
                  <w:rStyle w:val="af1"/>
                  <w:lang w:val="en-US"/>
                </w:rPr>
                <w:t>KvitovkaDigitalRub</w:t>
              </w:r>
              <w:proofErr w:type="spellEnd"/>
            </w:hyperlink>
            <w:r w:rsidRPr="00E567B9">
              <w:t xml:space="preserve"> - </w:t>
            </w:r>
            <w:r w:rsidRPr="009E724A">
              <w:rPr>
                <w:color w:val="FF0000"/>
              </w:rPr>
              <w:t>Требуется</w:t>
            </w:r>
            <w:r w:rsidRPr="00E567B9">
              <w:rPr>
                <w:color w:val="FF0000"/>
              </w:rPr>
              <w:t xml:space="preserve"> </w:t>
            </w:r>
            <w:proofErr w:type="spellStart"/>
            <w:r w:rsidRPr="009E724A">
              <w:rPr>
                <w:color w:val="FF0000"/>
              </w:rPr>
              <w:t>кв</w:t>
            </w:r>
            <w:r>
              <w:rPr>
                <w:color w:val="FF0000"/>
              </w:rPr>
              <w:t>итовка</w:t>
            </w:r>
            <w:proofErr w:type="spellEnd"/>
            <w:r w:rsidRPr="00E567B9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на</w:t>
            </w:r>
            <w:r w:rsidRPr="00E567B9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основании</w:t>
            </w:r>
            <w:r w:rsidRPr="00E567B9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выписки</w:t>
            </w:r>
            <w:r w:rsidR="009D4DA7">
              <w:rPr>
                <w:color w:val="FF0000"/>
              </w:rPr>
              <w:t>.</w:t>
            </w:r>
          </w:p>
          <w:p w14:paraId="4C702B20" w14:textId="6242B915" w:rsidR="00E135C1" w:rsidRPr="006D0983" w:rsidRDefault="00126D65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hyperlink w:anchor="igs_FindDigitalRubClientBSS" w:history="1">
              <w:proofErr w:type="spellStart"/>
              <w:r w:rsidR="00E135C1" w:rsidRPr="009D7FA6">
                <w:rPr>
                  <w:rStyle w:val="af1"/>
                  <w:lang w:val="en-US"/>
                </w:rPr>
                <w:t>igs</w:t>
              </w:r>
              <w:proofErr w:type="spellEnd"/>
              <w:r w:rsidR="00E135C1" w:rsidRPr="006D0983">
                <w:rPr>
                  <w:rStyle w:val="af1"/>
                </w:rPr>
                <w:t>_</w:t>
              </w:r>
              <w:proofErr w:type="spellStart"/>
              <w:r w:rsidR="00E135C1" w:rsidRPr="009D7FA6">
                <w:rPr>
                  <w:rStyle w:val="af1"/>
                  <w:lang w:val="en-US"/>
                </w:rPr>
                <w:t>FindDigitalRubClientBSS</w:t>
              </w:r>
              <w:proofErr w:type="spellEnd"/>
            </w:hyperlink>
            <w:r w:rsidR="006C7D70" w:rsidRPr="006D0983">
              <w:rPr>
                <w:rStyle w:val="af1"/>
              </w:rPr>
              <w:t xml:space="preserve"> - </w:t>
            </w:r>
            <w:r w:rsidR="006C7D70">
              <w:rPr>
                <w:rFonts w:ascii="Times New Roman" w:hAnsi="Times New Roman"/>
                <w:color w:val="172B4D"/>
              </w:rPr>
              <w:t>поиска</w:t>
            </w:r>
            <w:r w:rsidR="006C7D70" w:rsidRPr="006D0983">
              <w:rPr>
                <w:rFonts w:ascii="Times New Roman" w:hAnsi="Times New Roman"/>
                <w:color w:val="172B4D"/>
              </w:rPr>
              <w:t xml:space="preserve"> </w:t>
            </w:r>
            <w:r w:rsidR="006C7D70">
              <w:rPr>
                <w:rFonts w:ascii="Times New Roman" w:hAnsi="Times New Roman"/>
                <w:color w:val="172B4D"/>
              </w:rPr>
              <w:t>клиента</w:t>
            </w:r>
            <w:r w:rsidR="006C7D70" w:rsidRPr="006D0983">
              <w:rPr>
                <w:rFonts w:ascii="Times New Roman" w:hAnsi="Times New Roman"/>
                <w:color w:val="172B4D"/>
              </w:rPr>
              <w:t xml:space="preserve"> </w:t>
            </w:r>
            <w:r w:rsidR="006C7D70">
              <w:rPr>
                <w:rFonts w:ascii="Times New Roman" w:hAnsi="Times New Roman"/>
                <w:color w:val="172B4D"/>
              </w:rPr>
              <w:t>в</w:t>
            </w:r>
            <w:r w:rsidR="006C7D70" w:rsidRPr="006D0983">
              <w:rPr>
                <w:rFonts w:ascii="Times New Roman" w:hAnsi="Times New Roman"/>
                <w:color w:val="172B4D"/>
              </w:rPr>
              <w:t xml:space="preserve"> </w:t>
            </w:r>
            <w:r w:rsidR="006C7D70">
              <w:rPr>
                <w:rFonts w:ascii="Times New Roman" w:hAnsi="Times New Roman"/>
                <w:color w:val="172B4D"/>
              </w:rPr>
              <w:t>АБС</w:t>
            </w:r>
          </w:p>
        </w:tc>
      </w:tr>
      <w:tr w:rsidR="00E135C1" w:rsidRPr="00D26823" w14:paraId="0FF0240C" w14:textId="77777777" w:rsidTr="007806F4">
        <w:tc>
          <w:tcPr>
            <w:tcW w:w="1134" w:type="dxa"/>
          </w:tcPr>
          <w:p w14:paraId="2BC606D4" w14:textId="57662162" w:rsidR="00E135C1" w:rsidRDefault="00E135C1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1.9</w:t>
            </w:r>
          </w:p>
        </w:tc>
        <w:tc>
          <w:tcPr>
            <w:tcW w:w="1310" w:type="dxa"/>
          </w:tcPr>
          <w:p w14:paraId="6700C117" w14:textId="26294D16" w:rsidR="00E135C1" w:rsidRDefault="00E135C1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25.05.2023</w:t>
            </w:r>
          </w:p>
        </w:tc>
        <w:tc>
          <w:tcPr>
            <w:tcW w:w="1586" w:type="dxa"/>
          </w:tcPr>
          <w:p w14:paraId="22FC7389" w14:textId="5C28B7EC" w:rsidR="00E135C1" w:rsidRDefault="00542957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36575590" w14:textId="77777777" w:rsidR="00E135C1" w:rsidRDefault="00E135C1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Требуется реализовать отражение операций по счетам филиалов</w:t>
            </w:r>
          </w:p>
          <w:p w14:paraId="49E922FD" w14:textId="4C98CC9F" w:rsidR="00D81137" w:rsidRPr="00D81137" w:rsidRDefault="00D81137" w:rsidP="00E135C1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Отмена</w:t>
            </w:r>
            <w:r w:rsidRPr="009D7FA6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реализации</w:t>
            </w:r>
            <w:r w:rsidRPr="009D7FA6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!!! – </w:t>
            </w:r>
            <w:hyperlink w:anchor="igs_FindDigitalRubGOUN" w:history="1">
              <w:proofErr w:type="spellStart"/>
              <w:r w:rsidRPr="009D7FA6">
                <w:rPr>
                  <w:rStyle w:val="af1"/>
                  <w:rFonts w:ascii="Arial" w:hAnsi="Arial" w:cs="Arial"/>
                  <w:sz w:val="20"/>
                  <w:szCs w:val="20"/>
                  <w:lang w:val="en-US" w:eastAsia="ru-RU"/>
                </w:rPr>
                <w:t>FindDigitalRubGOUN</w:t>
              </w:r>
              <w:proofErr w:type="spellEnd"/>
            </w:hyperlink>
          </w:p>
        </w:tc>
      </w:tr>
      <w:tr w:rsidR="00542957" w:rsidRPr="00D26823" w14:paraId="1FAF6E31" w14:textId="77777777" w:rsidTr="007806F4">
        <w:tc>
          <w:tcPr>
            <w:tcW w:w="1134" w:type="dxa"/>
          </w:tcPr>
          <w:p w14:paraId="59014BF2" w14:textId="6BC0353F" w:rsidR="00542957" w:rsidRPr="00542957" w:rsidRDefault="00542957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1.10</w:t>
            </w:r>
          </w:p>
        </w:tc>
        <w:tc>
          <w:tcPr>
            <w:tcW w:w="1310" w:type="dxa"/>
          </w:tcPr>
          <w:p w14:paraId="21CB7867" w14:textId="34E2650B" w:rsidR="00542957" w:rsidRDefault="00542957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29.05.2023</w:t>
            </w:r>
          </w:p>
        </w:tc>
        <w:tc>
          <w:tcPr>
            <w:tcW w:w="1586" w:type="dxa"/>
          </w:tcPr>
          <w:p w14:paraId="15D6DA11" w14:textId="2124CA2E" w:rsidR="00542957" w:rsidRDefault="00542957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6E787F10" w14:textId="573DC2D0" w:rsidR="00542957" w:rsidRDefault="00542957" w:rsidP="00E135C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Корректировка ТЗ на основании замечаний и предложений.</w:t>
            </w:r>
          </w:p>
        </w:tc>
      </w:tr>
      <w:tr w:rsidR="00542CA4" w:rsidRPr="00D26823" w14:paraId="148A80AC" w14:textId="77777777" w:rsidTr="007806F4">
        <w:tc>
          <w:tcPr>
            <w:tcW w:w="1134" w:type="dxa"/>
          </w:tcPr>
          <w:p w14:paraId="1DBC252B" w14:textId="4DDECA32" w:rsidR="00542CA4" w:rsidRPr="00542CA4" w:rsidRDefault="00542CA4" w:rsidP="00542C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1.11</w:t>
            </w:r>
          </w:p>
        </w:tc>
        <w:tc>
          <w:tcPr>
            <w:tcW w:w="1310" w:type="dxa"/>
          </w:tcPr>
          <w:p w14:paraId="55EA9592" w14:textId="33F228A4" w:rsidR="00542CA4" w:rsidRDefault="00542CA4" w:rsidP="00542C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31.05.2023</w:t>
            </w:r>
          </w:p>
        </w:tc>
        <w:tc>
          <w:tcPr>
            <w:tcW w:w="1586" w:type="dxa"/>
          </w:tcPr>
          <w:p w14:paraId="2378EFA9" w14:textId="1A26EEE7" w:rsidR="00542CA4" w:rsidRDefault="00542CA4" w:rsidP="00542CA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1BE5DD3A" w14:textId="77777777" w:rsidR="00542CA4" w:rsidRPr="00883519" w:rsidRDefault="00542CA4" w:rsidP="002D45E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Корректировка требований к полям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BICIn</w:t>
            </w:r>
            <w:proofErr w:type="spellEnd"/>
            <w:r w:rsidRPr="00542CA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и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BICOut</w:t>
            </w:r>
            <w:proofErr w:type="spellEnd"/>
          </w:p>
          <w:p w14:paraId="718EF644" w14:textId="39DB94A6" w:rsidR="002D45E9" w:rsidRPr="00542CA4" w:rsidRDefault="002D45E9" w:rsidP="002D45E9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object w:dxaOrig="5801" w:dyaOrig="848" w14:anchorId="19C84E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9pt;height:42.5pt" o:ole="">
                  <v:imagedata r:id="rId18" o:title=""/>
                </v:shape>
                <o:OLEObject Type="Embed" ProgID="Package" ShapeID="_x0000_i1025" DrawAspect="Content" ObjectID="_1787470854" r:id="rId19"/>
              </w:object>
            </w:r>
          </w:p>
        </w:tc>
      </w:tr>
      <w:tr w:rsidR="007806F4" w:rsidRPr="00D26823" w14:paraId="43DE6662" w14:textId="77777777" w:rsidTr="007806F4">
        <w:tc>
          <w:tcPr>
            <w:tcW w:w="1134" w:type="dxa"/>
          </w:tcPr>
          <w:p w14:paraId="2186FEB6" w14:textId="238FBDF0" w:rsidR="007806F4" w:rsidRPr="007806F4" w:rsidRDefault="007806F4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.12</w:t>
            </w:r>
          </w:p>
        </w:tc>
        <w:tc>
          <w:tcPr>
            <w:tcW w:w="1310" w:type="dxa"/>
          </w:tcPr>
          <w:p w14:paraId="52E661D6" w14:textId="4CF3D44F" w:rsidR="007806F4" w:rsidRDefault="007806F4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16.06.2023</w:t>
            </w:r>
          </w:p>
        </w:tc>
        <w:tc>
          <w:tcPr>
            <w:tcW w:w="1586" w:type="dxa"/>
          </w:tcPr>
          <w:p w14:paraId="6B4420C9" w14:textId="0A986EE6" w:rsidR="007806F4" w:rsidRDefault="007806F4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Андрианов А.Д.</w:t>
            </w:r>
          </w:p>
        </w:tc>
        <w:tc>
          <w:tcPr>
            <w:tcW w:w="6023" w:type="dxa"/>
          </w:tcPr>
          <w:p w14:paraId="239347BD" w14:textId="4D872B87" w:rsidR="007806F4" w:rsidRDefault="00126D65" w:rsidP="007806F4">
            <w:pPr>
              <w:rPr>
                <w:rFonts w:eastAsia="Times New Roman"/>
                <w:lang w:eastAsia="ru-RU"/>
              </w:rPr>
            </w:pPr>
            <w:hyperlink w:anchor="ТелефонiSimple" w:history="1">
              <w:r w:rsidR="007806F4" w:rsidRPr="00F94399">
                <w:rPr>
                  <w:rStyle w:val="af1"/>
                  <w:rFonts w:ascii="Arial" w:hAnsi="Arial" w:cs="Arial"/>
                  <w:sz w:val="20"/>
                  <w:szCs w:val="20"/>
                  <w:lang w:eastAsia="ru-RU"/>
                </w:rPr>
                <w:t>Корректировка требований – «</w:t>
              </w:r>
              <w:r w:rsidR="007806F4" w:rsidRPr="00F94399">
                <w:rPr>
                  <w:rStyle w:val="af1"/>
                  <w:rFonts w:eastAsia="Times New Roman"/>
                  <w:lang w:eastAsia="ru-RU"/>
                </w:rPr>
                <w:t>нам нужно, чтобы телефоны возвращались по тому же алгоритму, что и для ДБО ФЛ.»</w:t>
              </w:r>
            </w:hyperlink>
          </w:p>
          <w:p w14:paraId="23B83F4F" w14:textId="77777777" w:rsidR="007806F4" w:rsidRDefault="007806F4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object w:dxaOrig="1530" w:dyaOrig="991" w14:anchorId="210A72C7">
                <v:shape id="_x0000_i1026" type="#_x0000_t75" style="width:78pt;height:49.5pt" o:ole="">
                  <v:imagedata r:id="rId20" o:title=""/>
                </v:shape>
                <o:OLEObject Type="Embed" ProgID="Package" ShapeID="_x0000_i1026" DrawAspect="Icon" ObjectID="_1787470855" r:id="rId21"/>
              </w:object>
            </w:r>
          </w:p>
          <w:p w14:paraId="2FAABB41" w14:textId="25DA8EC4" w:rsidR="00A91240" w:rsidRDefault="00A91240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object w:dxaOrig="1530" w:dyaOrig="990" w14:anchorId="4CA3B843">
                <v:shape id="_x0000_i1027" type="#_x0000_t75" style="width:78pt;height:49.5pt" o:ole="">
                  <v:imagedata r:id="rId22" o:title=""/>
                </v:shape>
                <o:OLEObject Type="Embed" ProgID="Package" ShapeID="_x0000_i1027" DrawAspect="Icon" ObjectID="_1787470856" r:id="rId23"/>
              </w:object>
            </w:r>
          </w:p>
        </w:tc>
      </w:tr>
      <w:tr w:rsidR="004235A2" w:rsidRPr="00D26823" w14:paraId="61D0143A" w14:textId="77777777" w:rsidTr="007806F4">
        <w:tc>
          <w:tcPr>
            <w:tcW w:w="1134" w:type="dxa"/>
          </w:tcPr>
          <w:p w14:paraId="63C9DA59" w14:textId="3F396EDD" w:rsidR="004235A2" w:rsidRPr="004235A2" w:rsidRDefault="004235A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commentRangeStart w:id="0"/>
            <w:r>
              <w:rPr>
                <w:rFonts w:ascii="Arial" w:hAnsi="Arial" w:cs="Arial"/>
                <w:sz w:val="20"/>
                <w:szCs w:val="20"/>
                <w:lang w:eastAsia="ru-RU"/>
              </w:rPr>
              <w:t>1.13</w:t>
            </w:r>
          </w:p>
        </w:tc>
        <w:tc>
          <w:tcPr>
            <w:tcW w:w="1310" w:type="dxa"/>
          </w:tcPr>
          <w:p w14:paraId="51CA6159" w14:textId="089502E8" w:rsidR="004235A2" w:rsidRDefault="004235A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06.12.2023</w:t>
            </w:r>
          </w:p>
        </w:tc>
        <w:tc>
          <w:tcPr>
            <w:tcW w:w="1586" w:type="dxa"/>
          </w:tcPr>
          <w:p w14:paraId="5C056514" w14:textId="77777777" w:rsidR="004235A2" w:rsidRDefault="004235A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6023" w:type="dxa"/>
          </w:tcPr>
          <w:p w14:paraId="5603909F" w14:textId="5EB0533B" w:rsidR="004235A2" w:rsidRPr="00920602" w:rsidRDefault="00126D65" w:rsidP="007806F4">
            <w:pPr>
              <w:rPr>
                <w:rFonts w:ascii="Arial" w:hAnsi="Arial" w:cs="Arial"/>
                <w:sz w:val="20"/>
                <w:szCs w:val="20"/>
              </w:rPr>
            </w:pPr>
            <w:hyperlink w:anchor="Квитовка" w:history="1">
              <w:proofErr w:type="spellStart"/>
              <w:r w:rsidR="004235A2" w:rsidRPr="00920602">
                <w:rPr>
                  <w:rStyle w:val="af1"/>
                  <w:rFonts w:ascii="Arial" w:hAnsi="Arial" w:cs="Arial"/>
                  <w:sz w:val="20"/>
                  <w:szCs w:val="20"/>
                </w:rPr>
                <w:t>Квитовка</w:t>
              </w:r>
              <w:proofErr w:type="spellEnd"/>
              <w:r w:rsidR="004235A2" w:rsidRPr="00920602">
                <w:rPr>
                  <w:rStyle w:val="af1"/>
                  <w:rFonts w:ascii="Arial" w:hAnsi="Arial" w:cs="Arial"/>
                  <w:sz w:val="20"/>
                  <w:szCs w:val="20"/>
                </w:rPr>
                <w:t xml:space="preserve"> операций</w:t>
              </w:r>
            </w:hyperlink>
            <w:commentRangeEnd w:id="0"/>
            <w:r w:rsidR="00F10C70" w:rsidRPr="00920602">
              <w:rPr>
                <w:rStyle w:val="ac"/>
                <w:rFonts w:ascii="Arial" w:hAnsi="Arial" w:cs="Arial"/>
                <w:sz w:val="20"/>
                <w:szCs w:val="20"/>
              </w:rPr>
              <w:commentReference w:id="0"/>
            </w:r>
          </w:p>
        </w:tc>
      </w:tr>
      <w:tr w:rsidR="005E6611" w:rsidRPr="00D26823" w14:paraId="4F6C466B" w14:textId="77777777" w:rsidTr="007806F4">
        <w:tc>
          <w:tcPr>
            <w:tcW w:w="1134" w:type="dxa"/>
          </w:tcPr>
          <w:p w14:paraId="3AF45AD2" w14:textId="2E219977" w:rsidR="005E6611" w:rsidRDefault="005E6611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1.14</w:t>
            </w:r>
          </w:p>
        </w:tc>
        <w:tc>
          <w:tcPr>
            <w:tcW w:w="1310" w:type="dxa"/>
          </w:tcPr>
          <w:p w14:paraId="4B4D0374" w14:textId="243165A0" w:rsidR="005E6611" w:rsidRDefault="005E6611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24.05.2024</w:t>
            </w:r>
          </w:p>
        </w:tc>
        <w:tc>
          <w:tcPr>
            <w:tcW w:w="1586" w:type="dxa"/>
          </w:tcPr>
          <w:p w14:paraId="648A58D2" w14:textId="4657C779" w:rsidR="005E6611" w:rsidRDefault="0061627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Фадеева С.С.</w:t>
            </w:r>
          </w:p>
        </w:tc>
        <w:tc>
          <w:tcPr>
            <w:tcW w:w="6023" w:type="dxa"/>
          </w:tcPr>
          <w:p w14:paraId="2A7E6EC5" w14:textId="17CA4532" w:rsidR="005E6611" w:rsidRPr="00920602" w:rsidRDefault="005E6611" w:rsidP="00A21E18">
            <w:pPr>
              <w:rPr>
                <w:rFonts w:ascii="Arial" w:hAnsi="Arial" w:cs="Arial"/>
                <w:sz w:val="20"/>
                <w:szCs w:val="20"/>
              </w:rPr>
            </w:pPr>
            <w:r w:rsidRPr="00920602">
              <w:rPr>
                <w:rFonts w:ascii="Arial" w:hAnsi="Arial" w:cs="Arial"/>
                <w:sz w:val="20"/>
                <w:szCs w:val="20"/>
              </w:rPr>
              <w:t>В таблице раздела 2 «Требования к процедуре по пункту №1» внесены изменения по п. 14 и 15, добавлены данные – п. 1</w:t>
            </w:r>
            <w:r w:rsidR="00A21E18" w:rsidRPr="00920602">
              <w:rPr>
                <w:rFonts w:ascii="Arial" w:hAnsi="Arial" w:cs="Arial"/>
                <w:sz w:val="20"/>
                <w:szCs w:val="20"/>
              </w:rPr>
              <w:t>4</w:t>
            </w:r>
            <w:r w:rsidRPr="00920602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A21E18" w:rsidRPr="00920602">
              <w:rPr>
                <w:rFonts w:ascii="Arial" w:hAnsi="Arial" w:cs="Arial"/>
                <w:sz w:val="20"/>
                <w:szCs w:val="20"/>
              </w:rPr>
              <w:t>5</w:t>
            </w:r>
            <w:r w:rsidRPr="00920602">
              <w:rPr>
                <w:rFonts w:ascii="Arial" w:hAnsi="Arial" w:cs="Arial"/>
                <w:sz w:val="20"/>
                <w:szCs w:val="20"/>
              </w:rPr>
              <w:t>8.</w:t>
            </w:r>
          </w:p>
        </w:tc>
      </w:tr>
      <w:tr w:rsidR="00616272" w:rsidRPr="00D26823" w14:paraId="6F6B02B7" w14:textId="77777777" w:rsidTr="007806F4">
        <w:tc>
          <w:tcPr>
            <w:tcW w:w="1134" w:type="dxa"/>
          </w:tcPr>
          <w:p w14:paraId="17A1EB87" w14:textId="5E51510A" w:rsidR="00616272" w:rsidRDefault="0061627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1.15</w:t>
            </w:r>
          </w:p>
        </w:tc>
        <w:tc>
          <w:tcPr>
            <w:tcW w:w="1310" w:type="dxa"/>
          </w:tcPr>
          <w:p w14:paraId="39D545F4" w14:textId="4EDE3596" w:rsidR="00616272" w:rsidRDefault="0061627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05.06.2024</w:t>
            </w:r>
          </w:p>
        </w:tc>
        <w:tc>
          <w:tcPr>
            <w:tcW w:w="1586" w:type="dxa"/>
          </w:tcPr>
          <w:p w14:paraId="45E9660D" w14:textId="04FF3C30" w:rsidR="00616272" w:rsidRDefault="00616272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Фадеева С.С.</w:t>
            </w:r>
          </w:p>
        </w:tc>
        <w:tc>
          <w:tcPr>
            <w:tcW w:w="6023" w:type="dxa"/>
          </w:tcPr>
          <w:p w14:paraId="25FCD458" w14:textId="221CA63B" w:rsidR="00616272" w:rsidRPr="00920602" w:rsidRDefault="002C1D40" w:rsidP="00A21E18">
            <w:pPr>
              <w:rPr>
                <w:rFonts w:ascii="Arial" w:hAnsi="Arial" w:cs="Arial"/>
                <w:sz w:val="20"/>
                <w:szCs w:val="20"/>
              </w:rPr>
            </w:pPr>
            <w:r w:rsidRPr="00920602">
              <w:rPr>
                <w:rFonts w:ascii="Arial" w:hAnsi="Arial" w:cs="Arial"/>
                <w:sz w:val="20"/>
                <w:szCs w:val="20"/>
              </w:rPr>
              <w:t>Добавлен раздел 8 «Процедура получения данных клиента – ЮЛ»</w:t>
            </w:r>
            <w:r w:rsidR="00A4036C" w:rsidRPr="00920602">
              <w:rPr>
                <w:rFonts w:ascii="Arial" w:hAnsi="Arial" w:cs="Arial"/>
                <w:sz w:val="20"/>
                <w:szCs w:val="20"/>
              </w:rPr>
              <w:t>, в разделе 2 изменены параметры процедур (п. 1 – 13, 24, 35)</w:t>
            </w:r>
          </w:p>
        </w:tc>
      </w:tr>
      <w:tr w:rsidR="00A4036C" w:rsidRPr="00D26823" w14:paraId="0A577FC2" w14:textId="77777777" w:rsidTr="007806F4">
        <w:tc>
          <w:tcPr>
            <w:tcW w:w="1134" w:type="dxa"/>
          </w:tcPr>
          <w:p w14:paraId="479AF809" w14:textId="7D0E8C09" w:rsidR="00A4036C" w:rsidRDefault="00A4036C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1.16</w:t>
            </w:r>
          </w:p>
        </w:tc>
        <w:tc>
          <w:tcPr>
            <w:tcW w:w="1310" w:type="dxa"/>
          </w:tcPr>
          <w:p w14:paraId="1F2A5B98" w14:textId="7667C35B" w:rsidR="00A4036C" w:rsidRDefault="00E83CC2" w:rsidP="00E83CC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25</w:t>
            </w:r>
            <w:r w:rsidR="00A4036C">
              <w:rPr>
                <w:rFonts w:ascii="Arial" w:hAnsi="Arial" w:cs="Arial"/>
                <w:sz w:val="20"/>
                <w:szCs w:val="20"/>
                <w:lang w:eastAsia="ru-RU"/>
              </w:rPr>
              <w:t>.06.2024</w:t>
            </w:r>
          </w:p>
        </w:tc>
        <w:tc>
          <w:tcPr>
            <w:tcW w:w="1586" w:type="dxa"/>
          </w:tcPr>
          <w:p w14:paraId="3708A665" w14:textId="0147E460" w:rsidR="00A4036C" w:rsidRDefault="00A4036C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Фадеева С.С.</w:t>
            </w:r>
          </w:p>
        </w:tc>
        <w:tc>
          <w:tcPr>
            <w:tcW w:w="6023" w:type="dxa"/>
          </w:tcPr>
          <w:p w14:paraId="61E431CD" w14:textId="78C74FC7" w:rsidR="00A4036C" w:rsidRPr="00920602" w:rsidRDefault="00A4036C" w:rsidP="0006106C">
            <w:pPr>
              <w:rPr>
                <w:rFonts w:ascii="Arial" w:hAnsi="Arial" w:cs="Arial"/>
                <w:sz w:val="20"/>
                <w:szCs w:val="20"/>
              </w:rPr>
            </w:pPr>
            <w:r w:rsidRPr="00920602">
              <w:rPr>
                <w:rFonts w:ascii="Arial" w:hAnsi="Arial" w:cs="Arial"/>
                <w:sz w:val="20"/>
                <w:szCs w:val="20"/>
              </w:rPr>
              <w:t>Добавлены параметры ПОД/ФТ</w:t>
            </w:r>
            <w:r w:rsidR="00653767" w:rsidRPr="00920602">
              <w:rPr>
                <w:rFonts w:ascii="Arial" w:hAnsi="Arial" w:cs="Arial"/>
                <w:sz w:val="20"/>
                <w:szCs w:val="20"/>
              </w:rPr>
              <w:t xml:space="preserve">: для ФЛ – раздел 2, п. </w:t>
            </w:r>
            <w:r w:rsidR="0006106C" w:rsidRPr="00920602">
              <w:rPr>
                <w:rFonts w:ascii="Arial" w:hAnsi="Arial" w:cs="Arial"/>
                <w:sz w:val="20"/>
                <w:szCs w:val="20"/>
              </w:rPr>
              <w:t>56, 57, 61</w:t>
            </w:r>
            <w:r w:rsidR="004B1A12" w:rsidRPr="00920602">
              <w:rPr>
                <w:rFonts w:ascii="Arial" w:hAnsi="Arial" w:cs="Arial"/>
                <w:sz w:val="20"/>
                <w:szCs w:val="20"/>
              </w:rPr>
              <w:t xml:space="preserve">-64, </w:t>
            </w:r>
            <w:r w:rsidR="00653767" w:rsidRPr="00920602">
              <w:rPr>
                <w:rFonts w:ascii="Arial" w:hAnsi="Arial" w:cs="Arial"/>
                <w:sz w:val="20"/>
                <w:szCs w:val="20"/>
              </w:rPr>
              <w:t>для ЮЛ</w:t>
            </w:r>
            <w:r w:rsidR="004B1A12" w:rsidRPr="00920602">
              <w:rPr>
                <w:rFonts w:ascii="Arial" w:hAnsi="Arial" w:cs="Arial"/>
                <w:sz w:val="20"/>
                <w:szCs w:val="20"/>
              </w:rPr>
              <w:t xml:space="preserve"> – раздел 8,</w:t>
            </w:r>
            <w:r w:rsidR="00653767" w:rsidRPr="00920602">
              <w:rPr>
                <w:rFonts w:ascii="Arial" w:hAnsi="Arial" w:cs="Arial"/>
                <w:sz w:val="20"/>
                <w:szCs w:val="20"/>
              </w:rPr>
              <w:t xml:space="preserve"> п.47-53</w:t>
            </w:r>
            <w:r w:rsidR="0006106C" w:rsidRPr="00920602">
              <w:rPr>
                <w:rFonts w:ascii="Arial" w:hAnsi="Arial" w:cs="Arial"/>
                <w:sz w:val="20"/>
                <w:szCs w:val="20"/>
              </w:rPr>
              <w:t>,</w:t>
            </w:r>
            <w:r w:rsidR="00601DD8" w:rsidRPr="00920602">
              <w:rPr>
                <w:rFonts w:ascii="Arial" w:hAnsi="Arial" w:cs="Arial"/>
                <w:sz w:val="20"/>
                <w:szCs w:val="20"/>
              </w:rPr>
              <w:t xml:space="preserve"> в разделе 2 п. 52 – исправлен параметр типа данных</w:t>
            </w:r>
          </w:p>
        </w:tc>
      </w:tr>
      <w:tr w:rsidR="0014407F" w:rsidRPr="00D26823" w14:paraId="3262C8DA" w14:textId="77777777" w:rsidTr="007806F4">
        <w:tc>
          <w:tcPr>
            <w:tcW w:w="1134" w:type="dxa"/>
          </w:tcPr>
          <w:p w14:paraId="2BB529D4" w14:textId="315B0B20" w:rsidR="0014407F" w:rsidRPr="00920602" w:rsidRDefault="0014407F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20602">
              <w:rPr>
                <w:rFonts w:ascii="Arial" w:hAnsi="Arial" w:cs="Arial"/>
                <w:sz w:val="20"/>
                <w:szCs w:val="20"/>
                <w:lang w:eastAsia="ru-RU"/>
              </w:rPr>
              <w:t>1.17</w:t>
            </w:r>
          </w:p>
        </w:tc>
        <w:tc>
          <w:tcPr>
            <w:tcW w:w="1310" w:type="dxa"/>
          </w:tcPr>
          <w:p w14:paraId="601272D8" w14:textId="54246C62" w:rsidR="0014407F" w:rsidRPr="00920602" w:rsidRDefault="0014407F" w:rsidP="00D0013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20602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  <w:r w:rsidR="00D00131" w:rsidRPr="00920602">
              <w:rPr>
                <w:rFonts w:ascii="Arial" w:hAnsi="Arial" w:cs="Arial"/>
                <w:sz w:val="20"/>
                <w:szCs w:val="20"/>
                <w:lang w:val="en-US" w:eastAsia="ru-RU"/>
              </w:rPr>
              <w:t>8</w:t>
            </w:r>
            <w:r w:rsidRPr="00920602">
              <w:rPr>
                <w:rFonts w:ascii="Arial" w:hAnsi="Arial" w:cs="Arial"/>
                <w:sz w:val="20"/>
                <w:szCs w:val="20"/>
                <w:lang w:eastAsia="ru-RU"/>
              </w:rPr>
              <w:t>.08.2024</w:t>
            </w:r>
          </w:p>
        </w:tc>
        <w:tc>
          <w:tcPr>
            <w:tcW w:w="1586" w:type="dxa"/>
          </w:tcPr>
          <w:p w14:paraId="3ECCB796" w14:textId="2321F73E" w:rsidR="0014407F" w:rsidRPr="00920602" w:rsidRDefault="0014407F" w:rsidP="007806F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20602">
              <w:rPr>
                <w:rFonts w:ascii="Arial" w:hAnsi="Arial" w:cs="Arial"/>
                <w:sz w:val="20"/>
                <w:szCs w:val="20"/>
                <w:lang w:eastAsia="ru-RU"/>
              </w:rPr>
              <w:t>Фадеева С.С.</w:t>
            </w:r>
          </w:p>
        </w:tc>
        <w:tc>
          <w:tcPr>
            <w:tcW w:w="6023" w:type="dxa"/>
          </w:tcPr>
          <w:p w14:paraId="4EABDDA4" w14:textId="322A5E5B" w:rsidR="0014407F" w:rsidRPr="00920602" w:rsidRDefault="0014407F" w:rsidP="00B50674">
            <w:pPr>
              <w:rPr>
                <w:rFonts w:ascii="Arial" w:hAnsi="Arial" w:cs="Arial"/>
                <w:sz w:val="20"/>
                <w:szCs w:val="20"/>
              </w:rPr>
            </w:pPr>
            <w:r w:rsidRPr="00920602">
              <w:rPr>
                <w:rFonts w:ascii="Arial" w:hAnsi="Arial" w:cs="Arial"/>
                <w:sz w:val="20"/>
                <w:szCs w:val="20"/>
              </w:rPr>
              <w:t xml:space="preserve">В таблице раздела 2 «Требования к процедуре по пункту №1» </w:t>
            </w:r>
            <w:r w:rsidR="00B50674" w:rsidRPr="00920602">
              <w:rPr>
                <w:rFonts w:ascii="Arial" w:hAnsi="Arial" w:cs="Arial"/>
                <w:sz w:val="20"/>
                <w:szCs w:val="20"/>
              </w:rPr>
              <w:t>добавлены п. 3, 5, 7,  15-21, внесены правки</w:t>
            </w:r>
            <w:r w:rsidR="0044259B" w:rsidRPr="00920602">
              <w:rPr>
                <w:rFonts w:ascii="Arial" w:hAnsi="Arial" w:cs="Arial"/>
                <w:sz w:val="20"/>
                <w:szCs w:val="20"/>
              </w:rPr>
              <w:t xml:space="preserve"> в тип данных по</w:t>
            </w:r>
            <w:r w:rsidR="00B50674" w:rsidRPr="00920602">
              <w:rPr>
                <w:rFonts w:ascii="Arial" w:hAnsi="Arial" w:cs="Arial"/>
                <w:sz w:val="20"/>
                <w:szCs w:val="20"/>
              </w:rPr>
              <w:t xml:space="preserve"> п. </w:t>
            </w:r>
            <w:r w:rsidR="0044259B" w:rsidRPr="00920602">
              <w:rPr>
                <w:rFonts w:ascii="Arial" w:hAnsi="Arial" w:cs="Arial"/>
                <w:sz w:val="20"/>
                <w:szCs w:val="20"/>
              </w:rPr>
              <w:t>1, 9-14, 22, 34, 45, 60, 62 и 69</w:t>
            </w:r>
          </w:p>
        </w:tc>
      </w:tr>
      <w:tr w:rsidR="00347337" w:rsidRPr="00D26823" w14:paraId="7D5BA97D" w14:textId="77777777" w:rsidTr="007806F4">
        <w:trPr>
          <w:ins w:id="1" w:author="Фадеева Светлана Сергеевна" w:date="2024-09-09T10:40:00Z"/>
        </w:trPr>
        <w:tc>
          <w:tcPr>
            <w:tcW w:w="1134" w:type="dxa"/>
          </w:tcPr>
          <w:p w14:paraId="69CFDEC5" w14:textId="6C598DCE" w:rsidR="00347337" w:rsidRPr="000164FD" w:rsidRDefault="00347337" w:rsidP="007806F4">
            <w:pPr>
              <w:rPr>
                <w:ins w:id="2" w:author="Фадеева Светлана Сергеевна" w:date="2024-09-09T10:40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3" w:author="Фадеева Светлана Сергеевна" w:date="2024-09-09T10:40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1.18</w:t>
              </w:r>
            </w:ins>
          </w:p>
        </w:tc>
        <w:tc>
          <w:tcPr>
            <w:tcW w:w="1310" w:type="dxa"/>
          </w:tcPr>
          <w:p w14:paraId="66A21E0E" w14:textId="43173522" w:rsidR="00347337" w:rsidRPr="000164FD" w:rsidRDefault="00347337" w:rsidP="00D00131">
            <w:pPr>
              <w:rPr>
                <w:ins w:id="4" w:author="Фадеева Светлана Сергеевна" w:date="2024-09-09T10:40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5" w:author="Фадеева Светлана Сергеевна" w:date="2024-09-09T10:40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09.09.2024</w:t>
              </w:r>
            </w:ins>
          </w:p>
        </w:tc>
        <w:tc>
          <w:tcPr>
            <w:tcW w:w="1586" w:type="dxa"/>
          </w:tcPr>
          <w:p w14:paraId="7467EDE7" w14:textId="35CE9301" w:rsidR="00347337" w:rsidRPr="000164FD" w:rsidRDefault="00347337" w:rsidP="007806F4">
            <w:pPr>
              <w:rPr>
                <w:ins w:id="6" w:author="Фадеева Светлана Сергеевна" w:date="2024-09-09T10:40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7" w:author="Фадеева Светлана Сергеевна" w:date="2024-09-09T10:41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Фадеева С.С.</w:t>
              </w:r>
            </w:ins>
          </w:p>
        </w:tc>
        <w:tc>
          <w:tcPr>
            <w:tcW w:w="6023" w:type="dxa"/>
          </w:tcPr>
          <w:p w14:paraId="521EA98F" w14:textId="238FE831" w:rsidR="00347337" w:rsidRPr="000164FD" w:rsidRDefault="0074389D" w:rsidP="000164FD">
            <w:pPr>
              <w:rPr>
                <w:ins w:id="8" w:author="Фадеева Светлана Сергеевна" w:date="2024-09-09T10:40:00Z"/>
                <w:rFonts w:ascii="Arial" w:hAnsi="Arial" w:cs="Arial"/>
                <w:sz w:val="20"/>
                <w:szCs w:val="20"/>
                <w:highlight w:val="yellow"/>
              </w:rPr>
            </w:pPr>
            <w:ins w:id="9" w:author="Фадеева Светлана Сергеевна" w:date="2024-09-09T18:55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В </w:t>
              </w:r>
            </w:ins>
            <w:ins w:id="10" w:author="Фадеева Светлана Сергеевна" w:date="2024-09-09T19:10:00Z">
              <w:r w:rsidR="000164FD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таблице </w:t>
              </w:r>
            </w:ins>
            <w:ins w:id="11" w:author="Фадеева Светлана Сергеевна" w:date="2024-09-09T18:55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раздел</w:t>
              </w:r>
            </w:ins>
            <w:ins w:id="12" w:author="Фадеева Светлана Сергеевна" w:date="2024-09-09T19:10:00Z">
              <w:r w:rsidR="000164FD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а</w:t>
              </w:r>
            </w:ins>
            <w:ins w:id="13" w:author="Фадеева Светлана Сергеевна" w:date="2024-09-09T18:55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 8 «Процедура получения данных клиента – ЮЛ</w:t>
              </w:r>
            </w:ins>
            <w:ins w:id="14" w:author="Фадеева Светлана Сергеевна" w:date="2024-09-09T18:56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» добавлены п. 5</w:t>
              </w:r>
              <w:r w:rsidR="00C71F49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5</w:t>
              </w:r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-62</w:t>
              </w:r>
              <w:r w:rsidR="00C71F49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, </w:t>
              </w:r>
            </w:ins>
            <w:ins w:id="15" w:author="Фадеева Светлана Сергеевна" w:date="2024-09-09T19:10:00Z">
              <w:r w:rsidR="000164FD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в таблице раздела 2 «Требования к процедуре по пункту №1» - </w:t>
              </w:r>
            </w:ins>
            <w:ins w:id="16" w:author="Фадеева Светлана Сергеевна" w:date="2024-09-09T18:56:00Z">
              <w:r w:rsidR="00C71F49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корректировка</w:t>
              </w:r>
            </w:ins>
            <w:ins w:id="17" w:author="Фадеева Светлана Сергеевна" w:date="2024-09-09T19:09:00Z">
              <w:r w:rsidR="000164FD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 п. </w:t>
              </w:r>
            </w:ins>
            <w:ins w:id="18" w:author="Фадеева Светлана Сергеевна" w:date="2024-09-09T19:10:00Z">
              <w:r w:rsidR="000164FD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64+добавлены </w:t>
              </w:r>
              <w:proofErr w:type="spellStart"/>
              <w:r w:rsidR="000164FD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>скрины</w:t>
              </w:r>
            </w:ins>
            <w:proofErr w:type="spellEnd"/>
            <w:ins w:id="19" w:author="Фадеева Светлана Сергеевна" w:date="2024-09-09T18:56:00Z">
              <w:r w:rsidR="00C71F49" w:rsidRPr="000164FD">
                <w:rPr>
                  <w:rFonts w:ascii="Arial" w:hAnsi="Arial" w:cs="Arial"/>
                  <w:sz w:val="20"/>
                  <w:szCs w:val="20"/>
                  <w:highlight w:val="yellow"/>
                </w:rPr>
                <w:t xml:space="preserve"> </w:t>
              </w:r>
            </w:ins>
          </w:p>
        </w:tc>
      </w:tr>
    </w:tbl>
    <w:p w14:paraId="23DB2E51" w14:textId="77777777" w:rsidR="00BA4D53" w:rsidRDefault="00BA4D53">
      <w:pPr>
        <w:rPr>
          <w:rFonts w:ascii="Arial" w:hAnsi="Arial" w:cs="Arial"/>
        </w:rPr>
      </w:pPr>
    </w:p>
    <w:p w14:paraId="2A8CAF12" w14:textId="77777777" w:rsidR="004F65D6" w:rsidRPr="003468AC" w:rsidRDefault="004F65D6">
      <w:pPr>
        <w:rPr>
          <w:rFonts w:ascii="Arial" w:hAnsi="Arial" w:cs="Arial"/>
        </w:rPr>
      </w:pPr>
      <w:r>
        <w:rPr>
          <w:rFonts w:ascii="Arial" w:hAnsi="Arial" w:cs="Arial"/>
        </w:rPr>
        <w:t>Глоссарий: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777"/>
        <w:gridCol w:w="3058"/>
        <w:gridCol w:w="4516"/>
      </w:tblGrid>
      <w:tr w:rsidR="00064440" w:rsidRPr="00D26823" w14:paraId="70A6C86B" w14:textId="77777777" w:rsidTr="00D4265E">
        <w:tc>
          <w:tcPr>
            <w:tcW w:w="1777" w:type="dxa"/>
          </w:tcPr>
          <w:p w14:paraId="7225109D" w14:textId="77777777" w:rsidR="00064440" w:rsidRPr="00D26823" w:rsidRDefault="00064440" w:rsidP="00B167BA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Сокращение</w:t>
            </w:r>
          </w:p>
        </w:tc>
        <w:tc>
          <w:tcPr>
            <w:tcW w:w="3058" w:type="dxa"/>
          </w:tcPr>
          <w:p w14:paraId="12FB5764" w14:textId="77777777" w:rsidR="00064440" w:rsidRPr="00D26823" w:rsidRDefault="00064440" w:rsidP="00B167BA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Полное наименование</w:t>
            </w:r>
          </w:p>
        </w:tc>
        <w:tc>
          <w:tcPr>
            <w:tcW w:w="4516" w:type="dxa"/>
          </w:tcPr>
          <w:p w14:paraId="4F5450A6" w14:textId="77777777" w:rsidR="00064440" w:rsidRPr="00D26823" w:rsidRDefault="00064440" w:rsidP="00B167BA">
            <w:pPr>
              <w:rPr>
                <w:rFonts w:ascii="Arial" w:hAnsi="Arial" w:cs="Arial"/>
                <w:i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eastAsia="ru-RU"/>
              </w:rPr>
              <w:t>Определение понятия</w:t>
            </w:r>
          </w:p>
        </w:tc>
      </w:tr>
      <w:tr w:rsidR="00064440" w:rsidRPr="00D26823" w14:paraId="58C74A4F" w14:textId="77777777" w:rsidTr="00D4265E">
        <w:tc>
          <w:tcPr>
            <w:tcW w:w="1777" w:type="dxa"/>
          </w:tcPr>
          <w:p w14:paraId="4963A216" w14:textId="77777777" w:rsidR="00064440" w:rsidRPr="00D26823" w:rsidRDefault="00B27038" w:rsidP="00B167B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АБС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Диасофт</w:t>
            </w:r>
            <w:proofErr w:type="spellEnd"/>
          </w:p>
        </w:tc>
        <w:tc>
          <w:tcPr>
            <w:tcW w:w="3058" w:type="dxa"/>
          </w:tcPr>
          <w:p w14:paraId="0E4E1185" w14:textId="77777777" w:rsidR="00064440" w:rsidRPr="00D26823" w:rsidRDefault="00B27038" w:rsidP="00B167B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Автоматизированная банковская система</w:t>
            </w:r>
          </w:p>
        </w:tc>
        <w:tc>
          <w:tcPr>
            <w:tcW w:w="4516" w:type="dxa"/>
          </w:tcPr>
          <w:p w14:paraId="6402C187" w14:textId="77777777" w:rsidR="00064440" w:rsidRPr="00D26823" w:rsidRDefault="00B27038" w:rsidP="00B167BA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Автоматизированная банковская система для учета банковских операций и формирования отчетности</w:t>
            </w:r>
          </w:p>
        </w:tc>
      </w:tr>
      <w:tr w:rsidR="00D4265E" w:rsidRPr="00D26823" w14:paraId="7FDBA358" w14:textId="77777777" w:rsidTr="00D4265E">
        <w:tc>
          <w:tcPr>
            <w:tcW w:w="1777" w:type="dxa"/>
          </w:tcPr>
          <w:p w14:paraId="72F9E2FC" w14:textId="6A7D79BC" w:rsidR="00D4265E" w:rsidRDefault="00C87847" w:rsidP="00E322D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ЦР</w:t>
            </w:r>
          </w:p>
        </w:tc>
        <w:tc>
          <w:tcPr>
            <w:tcW w:w="3058" w:type="dxa"/>
          </w:tcPr>
          <w:p w14:paraId="7785D91A" w14:textId="63DD98AC" w:rsidR="00D4265E" w:rsidRDefault="00C87847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Цифровой рубль</w:t>
            </w:r>
          </w:p>
        </w:tc>
        <w:tc>
          <w:tcPr>
            <w:tcW w:w="4516" w:type="dxa"/>
          </w:tcPr>
          <w:p w14:paraId="64E6A883" w14:textId="4634EEAC" w:rsidR="00D4265E" w:rsidRPr="002432C8" w:rsidRDefault="002432C8" w:rsidP="002432C8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Проект ЦБ России</w:t>
            </w:r>
          </w:p>
        </w:tc>
      </w:tr>
      <w:tr w:rsidR="00E322D4" w:rsidRPr="00D26823" w14:paraId="606D3315" w14:textId="77777777" w:rsidTr="00D4265E">
        <w:tc>
          <w:tcPr>
            <w:tcW w:w="1777" w:type="dxa"/>
          </w:tcPr>
          <w:p w14:paraId="68B5CCA9" w14:textId="3AD193B0" w:rsidR="00E322D4" w:rsidRDefault="00C87847" w:rsidP="00E322D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ДБО</w:t>
            </w:r>
          </w:p>
        </w:tc>
        <w:tc>
          <w:tcPr>
            <w:tcW w:w="3058" w:type="dxa"/>
          </w:tcPr>
          <w:p w14:paraId="2179609D" w14:textId="3231F5A4" w:rsidR="00E322D4" w:rsidRDefault="00C87847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Система дистанционного обслуживания</w:t>
            </w:r>
          </w:p>
        </w:tc>
        <w:tc>
          <w:tcPr>
            <w:tcW w:w="4516" w:type="dxa"/>
          </w:tcPr>
          <w:p w14:paraId="487C3795" w14:textId="5B2EBE7B" w:rsidR="00E322D4" w:rsidRPr="00C87847" w:rsidRDefault="00C87847" w:rsidP="00D4265E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iSimple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, BSS</w:t>
            </w:r>
          </w:p>
        </w:tc>
      </w:tr>
      <w:tr w:rsidR="0080057D" w:rsidRPr="00D26823" w14:paraId="0FC46381" w14:textId="77777777" w:rsidTr="00D4265E">
        <w:tc>
          <w:tcPr>
            <w:tcW w:w="1777" w:type="dxa"/>
          </w:tcPr>
          <w:p w14:paraId="5240292D" w14:textId="7986AE64" w:rsidR="0080057D" w:rsidRDefault="0080057D" w:rsidP="00E322D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ЭДС</w:t>
            </w:r>
          </w:p>
        </w:tc>
        <w:tc>
          <w:tcPr>
            <w:tcW w:w="3058" w:type="dxa"/>
          </w:tcPr>
          <w:p w14:paraId="02787A7E" w14:textId="28EC78B2" w:rsidR="0080057D" w:rsidRDefault="0080057D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Электронные денежные средства</w:t>
            </w:r>
          </w:p>
        </w:tc>
        <w:tc>
          <w:tcPr>
            <w:tcW w:w="4516" w:type="dxa"/>
          </w:tcPr>
          <w:p w14:paraId="62FFF0C3" w14:textId="77777777" w:rsidR="0080057D" w:rsidRDefault="0080057D" w:rsidP="00D4265E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</w:tr>
      <w:tr w:rsidR="0010043B" w:rsidRPr="00D26823" w14:paraId="0C5B13A7" w14:textId="77777777" w:rsidTr="00D4265E">
        <w:tc>
          <w:tcPr>
            <w:tcW w:w="1777" w:type="dxa"/>
          </w:tcPr>
          <w:p w14:paraId="58F1C47C" w14:textId="30B4E58D" w:rsidR="0010043B" w:rsidRDefault="0010043B" w:rsidP="00E322D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ФО</w:t>
            </w:r>
          </w:p>
        </w:tc>
        <w:tc>
          <w:tcPr>
            <w:tcW w:w="3058" w:type="dxa"/>
          </w:tcPr>
          <w:p w14:paraId="4E0BBE9C" w14:textId="443C392C" w:rsidR="0010043B" w:rsidRDefault="0010043B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Финансовая операция первичных документов в АБС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Диасофт</w:t>
            </w:r>
            <w:proofErr w:type="spellEnd"/>
          </w:p>
        </w:tc>
        <w:tc>
          <w:tcPr>
            <w:tcW w:w="4516" w:type="dxa"/>
          </w:tcPr>
          <w:p w14:paraId="339C404A" w14:textId="77777777" w:rsidR="0010043B" w:rsidRPr="00024D60" w:rsidRDefault="0010043B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613604" w:rsidRPr="00D26823" w14:paraId="212E4655" w14:textId="77777777" w:rsidTr="00D4265E">
        <w:tc>
          <w:tcPr>
            <w:tcW w:w="1777" w:type="dxa"/>
          </w:tcPr>
          <w:p w14:paraId="1DBC6D27" w14:textId="3E7614B7" w:rsidR="00613604" w:rsidRDefault="00613604" w:rsidP="00E322D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МФР</w:t>
            </w:r>
          </w:p>
        </w:tc>
        <w:tc>
          <w:tcPr>
            <w:tcW w:w="3058" w:type="dxa"/>
          </w:tcPr>
          <w:p w14:paraId="60B42564" w14:textId="5D39CEAD" w:rsidR="00613604" w:rsidRDefault="00613604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Межфилиальные расчеты</w:t>
            </w:r>
          </w:p>
        </w:tc>
        <w:tc>
          <w:tcPr>
            <w:tcW w:w="4516" w:type="dxa"/>
          </w:tcPr>
          <w:p w14:paraId="7A0B5E51" w14:textId="77777777" w:rsidR="00613604" w:rsidRPr="00024D60" w:rsidRDefault="00613604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C93C54" w:rsidRPr="00D26823" w14:paraId="4651E651" w14:textId="77777777" w:rsidTr="00D4265E">
        <w:tc>
          <w:tcPr>
            <w:tcW w:w="1777" w:type="dxa"/>
          </w:tcPr>
          <w:p w14:paraId="4BBB7EF7" w14:textId="259FBF0C" w:rsidR="00C93C54" w:rsidRDefault="00C93C54" w:rsidP="00E322D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ПП</w:t>
            </w:r>
          </w:p>
        </w:tc>
        <w:tc>
          <w:tcPr>
            <w:tcW w:w="3058" w:type="dxa"/>
          </w:tcPr>
          <w:p w14:paraId="7302A67D" w14:textId="4DFC2F81" w:rsidR="00C93C54" w:rsidRDefault="00C93C54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Платежное поручение</w:t>
            </w:r>
          </w:p>
        </w:tc>
        <w:tc>
          <w:tcPr>
            <w:tcW w:w="4516" w:type="dxa"/>
          </w:tcPr>
          <w:p w14:paraId="47BA04AB" w14:textId="77777777" w:rsidR="00C93C54" w:rsidRPr="00024D60" w:rsidRDefault="00C93C54" w:rsidP="00D4265E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</w:tbl>
    <w:p w14:paraId="1D48D6E2" w14:textId="711A45E0" w:rsidR="0066353F" w:rsidRPr="0066353F" w:rsidRDefault="0066353F" w:rsidP="0066353F">
      <w:pPr>
        <w:rPr>
          <w:rFonts w:ascii="Arial" w:hAnsi="Arial" w:cs="Arial"/>
          <w:sz w:val="20"/>
          <w:szCs w:val="20"/>
          <w:lang w:eastAsia="ru-RU"/>
        </w:rPr>
      </w:pPr>
    </w:p>
    <w:p w14:paraId="4E153A17" w14:textId="35904FE9" w:rsidR="00183C2F" w:rsidRDefault="00183C2F" w:rsidP="00E55F7D">
      <w:pPr>
        <w:pStyle w:val="a5"/>
        <w:ind w:left="1068"/>
        <w:rPr>
          <w:rFonts w:ascii="Arial" w:hAnsi="Arial" w:cs="Arial"/>
          <w:sz w:val="20"/>
          <w:szCs w:val="20"/>
          <w:lang w:eastAsia="ru-RU"/>
        </w:rPr>
      </w:pPr>
    </w:p>
    <w:p w14:paraId="7C5678FB" w14:textId="77777777" w:rsidR="008230B1" w:rsidRDefault="008230B1" w:rsidP="00E55F7D">
      <w:pPr>
        <w:pStyle w:val="a5"/>
        <w:ind w:left="1068"/>
        <w:rPr>
          <w:rFonts w:ascii="Arial" w:hAnsi="Arial" w:cs="Arial"/>
          <w:sz w:val="20"/>
          <w:szCs w:val="20"/>
          <w:lang w:eastAsia="ru-RU"/>
        </w:rPr>
      </w:pPr>
    </w:p>
    <w:p w14:paraId="7DACE2D2" w14:textId="5834E11E" w:rsidR="006F7470" w:rsidRDefault="00443C01" w:rsidP="00230019">
      <w:pPr>
        <w:pStyle w:val="a5"/>
        <w:numPr>
          <w:ilvl w:val="0"/>
          <w:numId w:val="1"/>
        </w:numPr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>Требования к разработке</w:t>
      </w:r>
      <w:r w:rsidR="006F7470">
        <w:rPr>
          <w:rFonts w:ascii="Arial" w:hAnsi="Arial" w:cs="Arial"/>
          <w:b/>
          <w:sz w:val="20"/>
          <w:szCs w:val="20"/>
          <w:lang w:eastAsia="ru-RU"/>
        </w:rPr>
        <w:t>:</w:t>
      </w:r>
    </w:p>
    <w:p w14:paraId="4D00737A" w14:textId="6BD8816D" w:rsidR="00B167BA" w:rsidRDefault="00B167BA" w:rsidP="00B167BA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6BEA1CD8" w14:textId="64E61534" w:rsidR="00E81D26" w:rsidRDefault="00126D65" w:rsidP="00B167BA">
      <w:pPr>
        <w:pStyle w:val="a5"/>
        <w:ind w:left="1068"/>
      </w:pPr>
      <w:hyperlink r:id="rId26" w:anchor="comment-27822912" w:history="1">
        <w:proofErr w:type="spellStart"/>
        <w:r w:rsidR="00443C01">
          <w:rPr>
            <w:rStyle w:val="af1"/>
          </w:rPr>
          <w:t>Хранимки</w:t>
        </w:r>
        <w:proofErr w:type="spellEnd"/>
        <w:r w:rsidR="00443C01">
          <w:rPr>
            <w:rStyle w:val="af1"/>
          </w:rPr>
          <w:t xml:space="preserve"> для вызова АБС - CBDC - </w:t>
        </w:r>
        <w:proofErr w:type="spellStart"/>
        <w:r w:rsidR="00443C01">
          <w:rPr>
            <w:rStyle w:val="af1"/>
          </w:rPr>
          <w:t>Confluence</w:t>
        </w:r>
        <w:proofErr w:type="spellEnd"/>
        <w:r w:rsidR="00443C01">
          <w:rPr>
            <w:rStyle w:val="af1"/>
          </w:rPr>
          <w:t xml:space="preserve"> (banksoyuz.ru)</w:t>
        </w:r>
      </w:hyperlink>
    </w:p>
    <w:p w14:paraId="69C85A1C" w14:textId="4635C56E" w:rsidR="00443C01" w:rsidRDefault="00443C01" w:rsidP="00B167BA">
      <w:pPr>
        <w:pStyle w:val="a5"/>
        <w:ind w:left="1068"/>
      </w:pPr>
    </w:p>
    <w:p w14:paraId="35BEE2D0" w14:textId="77777777" w:rsidR="00443C01" w:rsidRPr="00EB11F1" w:rsidRDefault="00126D65" w:rsidP="00443C01">
      <w:pPr>
        <w:pStyle w:val="1"/>
        <w:spacing w:before="0" w:after="0"/>
        <w:rPr>
          <w:rFonts w:ascii="Times New Roman" w:hAnsi="Times New Roman" w:cs="Times New Roman"/>
          <w:b w:val="0"/>
          <w:bCs w:val="0"/>
          <w:color w:val="172B4D"/>
          <w:spacing w:val="-2"/>
          <w:sz w:val="24"/>
          <w:szCs w:val="24"/>
          <w:u w:val="single"/>
        </w:rPr>
      </w:pPr>
      <w:hyperlink r:id="rId27" w:history="1">
        <w:proofErr w:type="spellStart"/>
        <w:r w:rsidR="00443C01" w:rsidRPr="00EB11F1">
          <w:rPr>
            <w:rStyle w:val="af1"/>
            <w:rFonts w:ascii="Times New Roman" w:hAnsi="Times New Roman" w:cs="Times New Roman"/>
            <w:b w:val="0"/>
            <w:bCs w:val="0"/>
            <w:color w:val="172B4D"/>
            <w:spacing w:val="-2"/>
            <w:sz w:val="24"/>
            <w:szCs w:val="24"/>
          </w:rPr>
          <w:t>Хранимки</w:t>
        </w:r>
        <w:proofErr w:type="spellEnd"/>
        <w:r w:rsidR="00443C01" w:rsidRPr="00EB11F1">
          <w:rPr>
            <w:rStyle w:val="af1"/>
            <w:rFonts w:ascii="Times New Roman" w:hAnsi="Times New Roman" w:cs="Times New Roman"/>
            <w:b w:val="0"/>
            <w:bCs w:val="0"/>
            <w:color w:val="172B4D"/>
            <w:spacing w:val="-2"/>
            <w:sz w:val="24"/>
            <w:szCs w:val="24"/>
          </w:rPr>
          <w:t xml:space="preserve"> для вызова АБС</w:t>
        </w:r>
      </w:hyperlink>
    </w:p>
    <w:p w14:paraId="023B767E" w14:textId="5BFE2763" w:rsidR="00443C01" w:rsidRPr="008B4F89" w:rsidRDefault="00443C01" w:rsidP="00771F88">
      <w:pPr>
        <w:numPr>
          <w:ilvl w:val="0"/>
          <w:numId w:val="2"/>
        </w:numPr>
        <w:ind w:left="0"/>
        <w:textAlignment w:val="bottom"/>
        <w:rPr>
          <w:rFonts w:ascii="Times New Roman" w:hAnsi="Times New Roman"/>
          <w:color w:val="5E6C84"/>
        </w:rPr>
      </w:pPr>
      <w:r w:rsidRPr="00EB11F1">
        <w:rPr>
          <w:rFonts w:ascii="Times New Roman" w:hAnsi="Times New Roman"/>
          <w:color w:val="5E6C84"/>
        </w:rPr>
        <w:t>Создал(а) </w:t>
      </w:r>
      <w:hyperlink r:id="rId28" w:history="1">
        <w:r w:rsidRPr="00EB11F1">
          <w:rPr>
            <w:rStyle w:val="af1"/>
            <w:rFonts w:ascii="Times New Roman" w:hAnsi="Times New Roman"/>
            <w:color w:val="5E6C84"/>
          </w:rPr>
          <w:t>Ильина Елена Витальевна</w:t>
        </w:r>
      </w:hyperlink>
      <w:r w:rsidRPr="00EB11F1">
        <w:rPr>
          <w:rFonts w:ascii="Times New Roman" w:hAnsi="Times New Roman"/>
          <w:color w:val="5E6C84"/>
        </w:rPr>
        <w:t> </w:t>
      </w:r>
      <w:hyperlink r:id="rId29" w:tooltip="Показать изменения" w:history="1">
        <w:r w:rsidRPr="00EB11F1">
          <w:rPr>
            <w:rStyle w:val="af1"/>
            <w:rFonts w:ascii="Times New Roman" w:hAnsi="Times New Roman"/>
            <w:color w:val="5E6C84"/>
          </w:rPr>
          <w:t>19 мин. назад</w:t>
        </w:r>
      </w:hyperlink>
    </w:p>
    <w:p w14:paraId="3E3D6038" w14:textId="77777777" w:rsidR="00443C01" w:rsidRPr="00EB11F1" w:rsidRDefault="00443C01" w:rsidP="00443C01">
      <w:pPr>
        <w:pStyle w:val="af3"/>
        <w:spacing w:before="0" w:beforeAutospacing="0" w:after="0" w:afterAutospacing="0"/>
        <w:rPr>
          <w:color w:val="172B4D"/>
        </w:rPr>
      </w:pPr>
      <w:r w:rsidRPr="00EB11F1">
        <w:rPr>
          <w:color w:val="172B4D"/>
        </w:rPr>
        <w:t xml:space="preserve">1. Запрос данных по клиенту (мы знаем </w:t>
      </w:r>
      <w:proofErr w:type="spellStart"/>
      <w:r w:rsidRPr="00EB11F1">
        <w:rPr>
          <w:color w:val="172B4D"/>
        </w:rPr>
        <w:t>institution</w:t>
      </w:r>
      <w:proofErr w:type="spellEnd"/>
      <w:r w:rsidRPr="00EB11F1">
        <w:rPr>
          <w:color w:val="172B4D"/>
        </w:rPr>
        <w:t xml:space="preserve"> </w:t>
      </w:r>
      <w:proofErr w:type="spellStart"/>
      <w:r w:rsidRPr="00EB11F1">
        <w:rPr>
          <w:color w:val="172B4D"/>
        </w:rPr>
        <w:t>id</w:t>
      </w:r>
      <w:proofErr w:type="spellEnd"/>
      <w:r w:rsidRPr="00EB11F1">
        <w:rPr>
          <w:color w:val="172B4D"/>
        </w:rPr>
        <w:t>). Там должны быть все данные, которые уходят в ЦБ: ФИО, ДР, паспорт, адреса</w:t>
      </w:r>
      <w:r w:rsidRPr="00EB11F1">
        <w:rPr>
          <w:color w:val="172B4D"/>
        </w:rPr>
        <w:br/>
        <w:t>Из критичного:</w:t>
      </w:r>
      <w:r w:rsidRPr="00EB11F1">
        <w:rPr>
          <w:color w:val="172B4D"/>
        </w:rPr>
        <w:br/>
        <w:t>- нужен телефон (основной) клиента - тот, что используется для авторизации в ДБО</w:t>
      </w:r>
      <w:r w:rsidRPr="00EB11F1">
        <w:rPr>
          <w:color w:val="172B4D"/>
        </w:rPr>
        <w:br/>
        <w:t>- если у этого телефона есть какой-то статус (типа заблокирован или еще что-то) - то этот статус</w:t>
      </w:r>
      <w:r w:rsidRPr="00EB11F1">
        <w:rPr>
          <w:color w:val="172B4D"/>
        </w:rPr>
        <w:br/>
        <w:t>- нужен признак полной идентификации (подумать, как его достать)</w:t>
      </w:r>
    </w:p>
    <w:p w14:paraId="53A110C6" w14:textId="77777777" w:rsidR="00443C01" w:rsidRPr="00EB11F1" w:rsidRDefault="00443C01" w:rsidP="00443C01">
      <w:pPr>
        <w:pStyle w:val="af3"/>
        <w:spacing w:before="150" w:beforeAutospacing="0" w:after="0" w:afterAutospacing="0"/>
        <w:rPr>
          <w:color w:val="172B4D"/>
        </w:rPr>
      </w:pPr>
      <w:r w:rsidRPr="00EB11F1">
        <w:rPr>
          <w:color w:val="172B4D"/>
        </w:rPr>
        <w:t>2. запрос на пополнение счета (продаём ЦР на счёт безналичных)</w:t>
      </w:r>
      <w:r w:rsidRPr="00EB11F1">
        <w:rPr>
          <w:color w:val="172B4D"/>
        </w:rPr>
        <w:br/>
        <w:t>- клиент может быть ФЛ и ЮЛ</w:t>
      </w:r>
      <w:r w:rsidRPr="00EB11F1">
        <w:rPr>
          <w:color w:val="172B4D"/>
        </w:rPr>
        <w:br/>
        <w:t>- мы передаем оба счета (счет клиента и транзитник)</w:t>
      </w:r>
      <w:r w:rsidRPr="00EB11F1">
        <w:rPr>
          <w:color w:val="172B4D"/>
        </w:rPr>
        <w:br/>
        <w:t xml:space="preserve">- мы передаем </w:t>
      </w:r>
      <w:proofErr w:type="spellStart"/>
      <w:r w:rsidRPr="00EB11F1">
        <w:rPr>
          <w:color w:val="172B4D"/>
        </w:rPr>
        <w:t>institution</w:t>
      </w:r>
      <w:proofErr w:type="spellEnd"/>
      <w:r w:rsidRPr="00EB11F1">
        <w:rPr>
          <w:color w:val="172B4D"/>
        </w:rPr>
        <w:t xml:space="preserve"> </w:t>
      </w:r>
      <w:proofErr w:type="spellStart"/>
      <w:r w:rsidRPr="00EB11F1">
        <w:rPr>
          <w:color w:val="172B4D"/>
        </w:rPr>
        <w:t>id</w:t>
      </w:r>
      <w:proofErr w:type="spellEnd"/>
      <w:r w:rsidRPr="00EB11F1">
        <w:rPr>
          <w:color w:val="172B4D"/>
        </w:rPr>
        <w:t xml:space="preserve"> клиента и ожидаем, что </w:t>
      </w:r>
      <w:proofErr w:type="spellStart"/>
      <w:r w:rsidRPr="00EB11F1">
        <w:rPr>
          <w:color w:val="172B4D"/>
        </w:rPr>
        <w:t>хранимка</w:t>
      </w:r>
      <w:proofErr w:type="spellEnd"/>
      <w:r w:rsidRPr="00EB11F1">
        <w:rPr>
          <w:color w:val="172B4D"/>
        </w:rPr>
        <w:t xml:space="preserve"> проверит принадлежность счета клиенту (взять за основу </w:t>
      </w:r>
      <w:proofErr w:type="spellStart"/>
      <w:r w:rsidRPr="00EB11F1">
        <w:rPr>
          <w:color w:val="172B4D"/>
        </w:rPr>
        <w:t>ismpl_pdr_load</w:t>
      </w:r>
      <w:proofErr w:type="spellEnd"/>
      <w:r w:rsidRPr="00EB11F1">
        <w:rPr>
          <w:color w:val="172B4D"/>
        </w:rPr>
        <w:t>)</w:t>
      </w:r>
      <w:r w:rsidRPr="00EB11F1">
        <w:rPr>
          <w:color w:val="172B4D"/>
        </w:rPr>
        <w:br/>
        <w:t>- мы передаем назначение платежа (входной параметр)</w:t>
      </w:r>
      <w:r w:rsidRPr="00EB11F1">
        <w:rPr>
          <w:color w:val="172B4D"/>
        </w:rPr>
        <w:br/>
        <w:t>- нужно сделать отдельную пачку документов под CBDC - (входной параметр)</w:t>
      </w:r>
      <w:r w:rsidRPr="00EB11F1">
        <w:rPr>
          <w:color w:val="172B4D"/>
        </w:rPr>
        <w:br/>
        <w:t>- пополнять можно только расчетные счета (карточные, текущие и ЭДС) вклады не пополняем - список счетов из схему БУ от финансов</w:t>
      </w:r>
      <w:r w:rsidRPr="00EB11F1">
        <w:rPr>
          <w:color w:val="172B4D"/>
        </w:rPr>
        <w:br/>
        <w:t xml:space="preserve">- мы передаем свой уникальный идентификатор (строка). если документ с таким идентификатором есть - то в ответе возвращается его состояние, документ повторно не </w:t>
      </w:r>
      <w:r w:rsidRPr="00EB11F1">
        <w:rPr>
          <w:color w:val="172B4D"/>
        </w:rPr>
        <w:lastRenderedPageBreak/>
        <w:t>проводится - IGS-</w:t>
      </w:r>
      <w:proofErr w:type="spellStart"/>
      <w:r w:rsidRPr="00EB11F1">
        <w:rPr>
          <w:color w:val="172B4D"/>
        </w:rPr>
        <w:t>FPS_payAccount</w:t>
      </w:r>
      <w:proofErr w:type="spellEnd"/>
      <w:r w:rsidRPr="00EB11F1">
        <w:rPr>
          <w:color w:val="172B4D"/>
        </w:rPr>
        <w:br/>
        <w:t xml:space="preserve">- </w:t>
      </w:r>
      <w:proofErr w:type="spellStart"/>
      <w:r w:rsidRPr="00EB11F1">
        <w:rPr>
          <w:color w:val="172B4D"/>
        </w:rPr>
        <w:t>хранимка</w:t>
      </w:r>
      <w:proofErr w:type="spellEnd"/>
      <w:r w:rsidRPr="00EB11F1">
        <w:rPr>
          <w:color w:val="172B4D"/>
        </w:rPr>
        <w:t xml:space="preserve"> должна создавать документ в статус = 2(факт)</w:t>
      </w:r>
      <w:r w:rsidRPr="00EB11F1">
        <w:rPr>
          <w:color w:val="172B4D"/>
        </w:rPr>
        <w:br/>
        <w:t xml:space="preserve">- в ответе ожидаем: </w:t>
      </w:r>
      <w:proofErr w:type="spellStart"/>
      <w:r w:rsidRPr="00EB11F1">
        <w:rPr>
          <w:color w:val="172B4D"/>
        </w:rPr>
        <w:t>retval</w:t>
      </w:r>
      <w:proofErr w:type="spellEnd"/>
      <w:r w:rsidRPr="00EB11F1">
        <w:rPr>
          <w:color w:val="172B4D"/>
        </w:rPr>
        <w:t xml:space="preserve"> с 0 или кодом ошибки, </w:t>
      </w:r>
      <w:proofErr w:type="spellStart"/>
      <w:r w:rsidRPr="00EB11F1">
        <w:rPr>
          <w:color w:val="172B4D"/>
        </w:rPr>
        <w:t>doc_ref</w:t>
      </w:r>
      <w:proofErr w:type="spellEnd"/>
      <w:r w:rsidRPr="00EB11F1">
        <w:rPr>
          <w:color w:val="172B4D"/>
        </w:rPr>
        <w:t xml:space="preserve"> (</w:t>
      </w:r>
      <w:proofErr w:type="spellStart"/>
      <w:r w:rsidRPr="00EB11F1">
        <w:rPr>
          <w:color w:val="172B4D"/>
        </w:rPr>
        <w:t>dealtransactid</w:t>
      </w:r>
      <w:proofErr w:type="spellEnd"/>
      <w:r w:rsidRPr="00EB11F1">
        <w:rPr>
          <w:color w:val="172B4D"/>
        </w:rPr>
        <w:t>), описание ошибки, статус документа</w:t>
      </w:r>
    </w:p>
    <w:p w14:paraId="650D50E5" w14:textId="77777777" w:rsidR="00443C01" w:rsidRPr="00EB11F1" w:rsidRDefault="00443C01" w:rsidP="00443C01">
      <w:pPr>
        <w:pStyle w:val="af3"/>
        <w:spacing w:before="150" w:beforeAutospacing="0" w:after="0" w:afterAutospacing="0"/>
        <w:rPr>
          <w:color w:val="172B4D"/>
        </w:rPr>
      </w:pPr>
      <w:r w:rsidRPr="00EB11F1">
        <w:rPr>
          <w:color w:val="172B4D"/>
        </w:rPr>
        <w:t>3. запрос на списание со счета (покупаем ЦР со счёта безналичных)</w:t>
      </w:r>
    </w:p>
    <w:p w14:paraId="4AE560A5" w14:textId="77777777" w:rsidR="00443C01" w:rsidRPr="00EB11F1" w:rsidRDefault="00443C01" w:rsidP="00443C01">
      <w:pPr>
        <w:pStyle w:val="af3"/>
        <w:spacing w:before="150" w:beforeAutospacing="0" w:after="0" w:afterAutospacing="0"/>
        <w:rPr>
          <w:color w:val="172B4D"/>
        </w:rPr>
      </w:pPr>
      <w:r w:rsidRPr="00EB11F1">
        <w:rPr>
          <w:color w:val="222222"/>
        </w:rPr>
        <w:t>все тоже самое как в п2, но</w:t>
      </w:r>
      <w:r w:rsidRPr="00EB11F1">
        <w:rPr>
          <w:color w:val="172B4D"/>
        </w:rPr>
        <w:br/>
      </w:r>
      <w:r w:rsidRPr="00EB11F1">
        <w:rPr>
          <w:color w:val="222222"/>
        </w:rPr>
        <w:t>- проверяется наличие доступного остатка на счете</w:t>
      </w:r>
      <w:r w:rsidRPr="00EB11F1">
        <w:rPr>
          <w:color w:val="172B4D"/>
        </w:rPr>
        <w:br/>
        <w:t>- счета, привязанные к кредитам и кредитным картам запрещено дебетовать</w:t>
      </w:r>
    </w:p>
    <w:p w14:paraId="5CB972A8" w14:textId="5D6F5EB7" w:rsidR="00443C01" w:rsidRDefault="00443C01" w:rsidP="00443C01">
      <w:pPr>
        <w:pStyle w:val="af3"/>
        <w:spacing w:before="150" w:beforeAutospacing="0" w:after="0" w:afterAutospacing="0"/>
        <w:rPr>
          <w:color w:val="172B4D"/>
        </w:rPr>
      </w:pPr>
      <w:r w:rsidRPr="00EB11F1">
        <w:rPr>
          <w:color w:val="172B4D"/>
        </w:rPr>
        <w:t>4. запрос на отмену документа. в запрос передается наш уникальный идентификатор</w:t>
      </w:r>
      <w:r w:rsidRPr="00EB11F1">
        <w:rPr>
          <w:color w:val="172B4D"/>
        </w:rPr>
        <w:br/>
        <w:t>- документ откатывается так, чтобы не подтягиваться в выписку.</w:t>
      </w:r>
    </w:p>
    <w:p w14:paraId="14917C35" w14:textId="2C56BC0C" w:rsidR="009E724A" w:rsidRDefault="009E724A" w:rsidP="00443C01">
      <w:pPr>
        <w:pStyle w:val="af3"/>
        <w:spacing w:before="150" w:beforeAutospacing="0" w:after="0" w:afterAutospacing="0"/>
        <w:rPr>
          <w:color w:val="172B4D"/>
        </w:rPr>
      </w:pPr>
    </w:p>
    <w:p w14:paraId="1678D415" w14:textId="229119E1" w:rsidR="009E724A" w:rsidRPr="009E724A" w:rsidRDefault="009E724A" w:rsidP="00443C01">
      <w:pPr>
        <w:pStyle w:val="af3"/>
        <w:spacing w:before="150" w:beforeAutospacing="0" w:after="0" w:afterAutospacing="0"/>
        <w:rPr>
          <w:color w:val="FF0000"/>
        </w:rPr>
      </w:pPr>
      <w:r w:rsidRPr="009E724A">
        <w:rPr>
          <w:color w:val="FF0000"/>
        </w:rPr>
        <w:t>5. Дополнительно.</w:t>
      </w:r>
      <w:r w:rsidR="00CC666D">
        <w:rPr>
          <w:color w:val="FF0000"/>
        </w:rPr>
        <w:t xml:space="preserve"> </w:t>
      </w:r>
      <w:r w:rsidRPr="009E724A">
        <w:rPr>
          <w:color w:val="FF0000"/>
        </w:rPr>
        <w:t xml:space="preserve">Требуется </w:t>
      </w:r>
      <w:proofErr w:type="spellStart"/>
      <w:r w:rsidRPr="009E724A">
        <w:rPr>
          <w:color w:val="FF0000"/>
        </w:rPr>
        <w:t>кв</w:t>
      </w:r>
      <w:r w:rsidR="00CC666D">
        <w:rPr>
          <w:color w:val="FF0000"/>
        </w:rPr>
        <w:t>итовка</w:t>
      </w:r>
      <w:proofErr w:type="spellEnd"/>
      <w:r w:rsidR="00CC666D">
        <w:rPr>
          <w:color w:val="FF0000"/>
        </w:rPr>
        <w:t xml:space="preserve"> на основании выписки</w:t>
      </w:r>
    </w:p>
    <w:p w14:paraId="17E3DDF6" w14:textId="4D0DB512" w:rsidR="00443C01" w:rsidRDefault="00443C01" w:rsidP="00B167BA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21E847D6" w14:textId="6806B9B8" w:rsidR="00A536AA" w:rsidRDefault="00A536AA" w:rsidP="00B167BA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>Общая структурная схема решения</w:t>
      </w:r>
      <w:r w:rsidR="00A3360A">
        <w:rPr>
          <w:rFonts w:ascii="Arial" w:hAnsi="Arial" w:cs="Arial"/>
          <w:b/>
          <w:sz w:val="20"/>
          <w:szCs w:val="20"/>
          <w:lang w:eastAsia="ru-RU"/>
        </w:rPr>
        <w:t>.</w:t>
      </w:r>
    </w:p>
    <w:p w14:paraId="650FB769" w14:textId="1F24AF21" w:rsidR="00A3360A" w:rsidRDefault="00126D65" w:rsidP="00B167BA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  <w:hyperlink r:id="rId30" w:anchor="comment-27822912" w:history="1">
        <w:proofErr w:type="spellStart"/>
        <w:r w:rsidR="00A3360A">
          <w:rPr>
            <w:rStyle w:val="af1"/>
          </w:rPr>
          <w:t>Хранимки</w:t>
        </w:r>
        <w:proofErr w:type="spellEnd"/>
        <w:r w:rsidR="00A3360A">
          <w:rPr>
            <w:rStyle w:val="af1"/>
          </w:rPr>
          <w:t xml:space="preserve"> для вызова АБС - CBDC - </w:t>
        </w:r>
        <w:proofErr w:type="spellStart"/>
        <w:r w:rsidR="00A3360A">
          <w:rPr>
            <w:rStyle w:val="af1"/>
          </w:rPr>
          <w:t>Confluence</w:t>
        </w:r>
        <w:proofErr w:type="spellEnd"/>
        <w:r w:rsidR="00A3360A">
          <w:rPr>
            <w:rStyle w:val="af1"/>
          </w:rPr>
          <w:t xml:space="preserve"> (banksoyuz.ru)</w:t>
        </w:r>
      </w:hyperlink>
    </w:p>
    <w:p w14:paraId="490BF9F8" w14:textId="6B0CE7FF" w:rsidR="00090433" w:rsidRDefault="000F38F3" w:rsidP="000F38F3">
      <w:pPr>
        <w:pStyle w:val="a5"/>
        <w:ind w:left="1068" w:hanging="926"/>
        <w:rPr>
          <w:rFonts w:ascii="Arial" w:hAnsi="Arial" w:cs="Arial"/>
          <w:b/>
          <w:sz w:val="20"/>
          <w:szCs w:val="20"/>
          <w:lang w:eastAsia="ru-RU"/>
        </w:rPr>
      </w:pPr>
      <w:r w:rsidRPr="000F38F3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2EAF874C" wp14:editId="62F1B4ED">
            <wp:extent cx="6390005" cy="30829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1E3E" w14:textId="02EE0D10" w:rsidR="00803A4D" w:rsidRDefault="00803A4D" w:rsidP="000F38F3">
      <w:pPr>
        <w:pStyle w:val="a5"/>
        <w:ind w:left="1068" w:hanging="926"/>
        <w:rPr>
          <w:rFonts w:ascii="Arial" w:hAnsi="Arial" w:cs="Arial"/>
          <w:b/>
          <w:sz w:val="20"/>
          <w:szCs w:val="20"/>
          <w:lang w:eastAsia="ru-RU"/>
        </w:rPr>
      </w:pPr>
    </w:p>
    <w:p w14:paraId="0177DECE" w14:textId="7C93CC95" w:rsidR="00803A4D" w:rsidRPr="00803A4D" w:rsidRDefault="00803A4D" w:rsidP="000F38F3">
      <w:pPr>
        <w:pStyle w:val="a5"/>
        <w:ind w:left="1068" w:hanging="926"/>
        <w:rPr>
          <w:rFonts w:ascii="Arial" w:hAnsi="Arial" w:cs="Arial"/>
          <w:sz w:val="20"/>
          <w:szCs w:val="20"/>
          <w:lang w:eastAsia="ru-RU"/>
        </w:rPr>
      </w:pPr>
      <w:r w:rsidRPr="00803A4D">
        <w:rPr>
          <w:rFonts w:ascii="Arial" w:hAnsi="Arial" w:cs="Arial"/>
          <w:sz w:val="20"/>
          <w:szCs w:val="20"/>
          <w:lang w:eastAsia="ru-RU"/>
        </w:rPr>
        <w:t xml:space="preserve">Схема бухучета(БУ) по цифровому рублю - </w:t>
      </w:r>
      <w:r>
        <w:rPr>
          <w:rFonts w:ascii="Arial" w:hAnsi="Arial" w:cs="Arial"/>
          <w:sz w:val="20"/>
          <w:szCs w:val="20"/>
          <w:lang w:eastAsia="ru-RU"/>
        </w:rPr>
        <w:object w:dxaOrig="7170" w:dyaOrig="810" w14:anchorId="638309C2">
          <v:shape id="_x0000_i1028" type="#_x0000_t75" style="width:357.5pt;height:39.5pt" o:ole="">
            <v:imagedata r:id="rId32" o:title=""/>
          </v:shape>
          <o:OLEObject Type="Embed" ProgID="Package" ShapeID="_x0000_i1028" DrawAspect="Content" ObjectID="_1787470857" r:id="rId33"/>
        </w:object>
      </w:r>
    </w:p>
    <w:p w14:paraId="63BDFB54" w14:textId="77777777" w:rsidR="00090433" w:rsidRDefault="00090433" w:rsidP="00090433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2D6C4834" w14:textId="1FB71331" w:rsidR="00183C2F" w:rsidRPr="00FC0C7A" w:rsidRDefault="00EB11F1" w:rsidP="00230019">
      <w:pPr>
        <w:pStyle w:val="a5"/>
        <w:numPr>
          <w:ilvl w:val="0"/>
          <w:numId w:val="1"/>
        </w:numPr>
        <w:rPr>
          <w:rFonts w:ascii="Times New Roman" w:hAnsi="Times New Roman"/>
          <w:b/>
          <w:u w:val="single"/>
          <w:lang w:eastAsia="ru-RU"/>
        </w:rPr>
      </w:pPr>
      <w:bookmarkStart w:id="20" w:name="Процедура1"/>
      <w:r w:rsidRPr="00FC0C7A">
        <w:rPr>
          <w:rFonts w:ascii="Times New Roman" w:hAnsi="Times New Roman"/>
          <w:b/>
          <w:u w:val="single"/>
          <w:lang w:eastAsia="ru-RU"/>
        </w:rPr>
        <w:t>Требования к процедуре по пункту №1</w:t>
      </w:r>
    </w:p>
    <w:bookmarkEnd w:id="20"/>
    <w:p w14:paraId="4D67EEFB" w14:textId="68858E13" w:rsidR="00EB11F1" w:rsidRPr="003C7D55" w:rsidRDefault="00EB11F1" w:rsidP="00EB11F1">
      <w:pPr>
        <w:pStyle w:val="a5"/>
        <w:ind w:left="1068"/>
        <w:rPr>
          <w:rFonts w:ascii="Times New Roman" w:hAnsi="Times New Roman"/>
          <w:lang w:eastAsia="ru-RU"/>
        </w:rPr>
      </w:pPr>
      <w:r w:rsidRPr="003C7D55">
        <w:rPr>
          <w:rFonts w:ascii="Times New Roman" w:hAnsi="Times New Roman"/>
          <w:lang w:eastAsia="ru-RU"/>
        </w:rPr>
        <w:t xml:space="preserve">Наименование процедуры </w:t>
      </w:r>
      <w:r w:rsidR="00B23C5A">
        <w:rPr>
          <w:rFonts w:ascii="Times New Roman" w:hAnsi="Times New Roman"/>
          <w:lang w:eastAsia="ru-RU"/>
        </w:rPr>
        <w:t xml:space="preserve">№1 </w:t>
      </w:r>
      <w:r w:rsidRPr="003C7D55">
        <w:rPr>
          <w:rFonts w:ascii="Times New Roman" w:hAnsi="Times New Roman"/>
          <w:lang w:eastAsia="ru-RU"/>
        </w:rPr>
        <w:t xml:space="preserve">– </w:t>
      </w:r>
      <w:bookmarkStart w:id="21" w:name="igs_DigitalRubClient"/>
      <w:commentRangeStart w:id="22"/>
      <w:proofErr w:type="spellStart"/>
      <w:r w:rsidRPr="003C7D55">
        <w:rPr>
          <w:rFonts w:ascii="Times New Roman" w:hAnsi="Times New Roman"/>
          <w:b/>
          <w:lang w:val="en-US" w:eastAsia="ru-RU"/>
        </w:rPr>
        <w:t>igs</w:t>
      </w:r>
      <w:proofErr w:type="spellEnd"/>
      <w:r w:rsidRPr="003C7D55">
        <w:rPr>
          <w:rFonts w:ascii="Times New Roman" w:hAnsi="Times New Roman"/>
          <w:b/>
          <w:lang w:eastAsia="ru-RU"/>
        </w:rPr>
        <w:t>_</w:t>
      </w:r>
      <w:proofErr w:type="spellStart"/>
      <w:r w:rsidRPr="003C7D55">
        <w:rPr>
          <w:rFonts w:ascii="Times New Roman" w:hAnsi="Times New Roman"/>
          <w:b/>
          <w:lang w:val="en-US" w:eastAsia="ru-RU"/>
        </w:rPr>
        <w:t>Dig</w:t>
      </w:r>
      <w:r w:rsidR="00407D9C" w:rsidRPr="003C7D55">
        <w:rPr>
          <w:rFonts w:ascii="Times New Roman" w:hAnsi="Times New Roman"/>
          <w:b/>
          <w:lang w:val="en-US" w:eastAsia="ru-RU"/>
        </w:rPr>
        <w:t>ital</w:t>
      </w:r>
      <w:r w:rsidRPr="003C7D55">
        <w:rPr>
          <w:rFonts w:ascii="Times New Roman" w:hAnsi="Times New Roman"/>
          <w:b/>
          <w:lang w:val="en-US" w:eastAsia="ru-RU"/>
        </w:rPr>
        <w:t>RubClient</w:t>
      </w:r>
      <w:bookmarkEnd w:id="21"/>
      <w:r w:rsidR="005E7DD6">
        <w:rPr>
          <w:rFonts w:ascii="Times New Roman" w:hAnsi="Times New Roman"/>
          <w:b/>
          <w:lang w:val="en-US" w:eastAsia="ru-RU"/>
        </w:rPr>
        <w:t>V</w:t>
      </w:r>
      <w:proofErr w:type="spellEnd"/>
      <w:r w:rsidR="005E7DD6" w:rsidRPr="005301B7">
        <w:rPr>
          <w:rFonts w:ascii="Times New Roman" w:hAnsi="Times New Roman"/>
          <w:b/>
          <w:lang w:eastAsia="ru-RU"/>
        </w:rPr>
        <w:t>3</w:t>
      </w:r>
      <w:commentRangeEnd w:id="22"/>
      <w:r w:rsidR="00216BFE">
        <w:rPr>
          <w:rStyle w:val="ac"/>
        </w:rPr>
        <w:commentReference w:id="22"/>
      </w:r>
      <w:r w:rsidRPr="003C7D55">
        <w:rPr>
          <w:rFonts w:ascii="Times New Roman" w:hAnsi="Times New Roman"/>
          <w:lang w:eastAsia="ru-RU"/>
        </w:rPr>
        <w:t xml:space="preserve"> </w:t>
      </w:r>
      <w:r w:rsidR="008B1B4D">
        <w:rPr>
          <w:rFonts w:ascii="Times New Roman" w:hAnsi="Times New Roman"/>
          <w:lang w:eastAsia="ru-RU"/>
        </w:rPr>
        <w:t>– воз</w:t>
      </w:r>
      <w:r w:rsidR="008746E8">
        <w:rPr>
          <w:rFonts w:ascii="Times New Roman" w:hAnsi="Times New Roman"/>
          <w:lang w:eastAsia="ru-RU"/>
        </w:rPr>
        <w:t>в</w:t>
      </w:r>
      <w:r w:rsidR="008B1B4D">
        <w:rPr>
          <w:rFonts w:ascii="Times New Roman" w:hAnsi="Times New Roman"/>
          <w:lang w:eastAsia="ru-RU"/>
        </w:rPr>
        <w:t>ращает реквизиты клиента</w:t>
      </w:r>
      <w:r w:rsidR="004E4673" w:rsidRPr="003C7D55">
        <w:rPr>
          <w:rFonts w:ascii="Times New Roman" w:hAnsi="Times New Roman"/>
          <w:lang w:eastAsia="ru-RU"/>
        </w:rPr>
        <w:t>.</w:t>
      </w:r>
    </w:p>
    <w:p w14:paraId="7F03E1BD" w14:textId="77777777" w:rsidR="004E4673" w:rsidRPr="003C7D55" w:rsidRDefault="004E4673" w:rsidP="004E4673">
      <w:pPr>
        <w:pStyle w:val="a5"/>
        <w:ind w:left="1068"/>
        <w:rPr>
          <w:rFonts w:ascii="Times New Roman" w:hAnsi="Times New Roman"/>
          <w:lang w:eastAsia="ru-RU"/>
        </w:rPr>
      </w:pPr>
    </w:p>
    <w:p w14:paraId="4673046D" w14:textId="24161A83" w:rsidR="004E4673" w:rsidRPr="003C7D55" w:rsidRDefault="004E4673" w:rsidP="004E4673">
      <w:pPr>
        <w:pStyle w:val="a5"/>
        <w:ind w:left="1068"/>
        <w:rPr>
          <w:rFonts w:ascii="Times New Roman" w:hAnsi="Times New Roman"/>
          <w:lang w:eastAsia="ru-RU"/>
        </w:rPr>
      </w:pPr>
      <w:r w:rsidRPr="003C7D55">
        <w:rPr>
          <w:rFonts w:ascii="Times New Roman" w:hAnsi="Times New Roman"/>
          <w:lang w:eastAsia="ru-RU"/>
        </w:rPr>
        <w:t xml:space="preserve">Предлагаю использовать дистрибутивную процедуру- </w:t>
      </w:r>
      <w:proofErr w:type="spellStart"/>
      <w:r w:rsidRPr="003C7D55">
        <w:rPr>
          <w:rFonts w:ascii="Times New Roman" w:hAnsi="Times New Roman"/>
          <w:lang w:eastAsia="ru-RU"/>
        </w:rPr>
        <w:t>API_Inst_FindByID</w:t>
      </w:r>
      <w:proofErr w:type="spellEnd"/>
    </w:p>
    <w:p w14:paraId="6591F605" w14:textId="25D2AB31" w:rsidR="004E4673" w:rsidRPr="003C7D55" w:rsidRDefault="004E4673" w:rsidP="00EB11F1">
      <w:pPr>
        <w:pStyle w:val="a5"/>
        <w:ind w:left="1068"/>
        <w:rPr>
          <w:rFonts w:ascii="Times New Roman" w:hAnsi="Times New Roman"/>
          <w:lang w:eastAsia="ru-RU"/>
        </w:rPr>
      </w:pPr>
    </w:p>
    <w:p w14:paraId="4E8048BD" w14:textId="259DE2EA" w:rsidR="00EB11F1" w:rsidRDefault="008B1B4D" w:rsidP="00EB11F1">
      <w:pPr>
        <w:pStyle w:val="a5"/>
        <w:ind w:left="1068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</w:t>
      </w:r>
      <w:r w:rsidR="00880ABF" w:rsidRPr="003C7D55">
        <w:rPr>
          <w:rFonts w:ascii="Times New Roman" w:hAnsi="Times New Roman"/>
          <w:lang w:eastAsia="ru-RU"/>
        </w:rPr>
        <w:t xml:space="preserve">озвращать данные в виде </w:t>
      </w:r>
      <w:proofErr w:type="spellStart"/>
      <w:r w:rsidR="00880ABF" w:rsidRPr="003C7D55">
        <w:rPr>
          <w:rFonts w:ascii="Times New Roman" w:hAnsi="Times New Roman"/>
          <w:lang w:val="en-US" w:eastAsia="ru-RU"/>
        </w:rPr>
        <w:t>recordset</w:t>
      </w:r>
      <w:proofErr w:type="spellEnd"/>
      <w:r w:rsidR="00880ABF" w:rsidRPr="003C7D55">
        <w:rPr>
          <w:rFonts w:ascii="Times New Roman" w:hAnsi="Times New Roman"/>
          <w:lang w:eastAsia="ru-RU"/>
        </w:rPr>
        <w:t>.</w:t>
      </w:r>
    </w:p>
    <w:p w14:paraId="3516E321" w14:textId="723C136D" w:rsidR="003E6F1D" w:rsidRDefault="003E6F1D" w:rsidP="00EB11F1">
      <w:pPr>
        <w:pStyle w:val="a5"/>
        <w:ind w:left="1068"/>
        <w:rPr>
          <w:rFonts w:ascii="Times New Roman" w:hAnsi="Times New Roman"/>
          <w:lang w:eastAsia="ru-RU"/>
        </w:rPr>
      </w:pPr>
    </w:p>
    <w:p w14:paraId="05C230D1" w14:textId="117A95F7" w:rsidR="003E6F1D" w:rsidRDefault="003E6F1D" w:rsidP="00EB11F1">
      <w:pPr>
        <w:pStyle w:val="a5"/>
        <w:ind w:left="1068"/>
        <w:rPr>
          <w:rFonts w:ascii="Times New Roman" w:hAnsi="Times New Roman"/>
          <w:lang w:eastAsia="ru-RU"/>
        </w:rPr>
      </w:pPr>
    </w:p>
    <w:p w14:paraId="26D7E180" w14:textId="77777777" w:rsidR="005B6687" w:rsidRDefault="005B6687" w:rsidP="00EB11F1">
      <w:pPr>
        <w:pStyle w:val="a5"/>
        <w:ind w:left="1068"/>
        <w:rPr>
          <w:rFonts w:ascii="Times New Roman" w:hAnsi="Times New Roman"/>
          <w:lang w:eastAsia="ru-RU"/>
        </w:rPr>
      </w:pPr>
    </w:p>
    <w:p w14:paraId="3E68CC72" w14:textId="77777777" w:rsidR="00880ABF" w:rsidRPr="00880ABF" w:rsidRDefault="00880ABF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tbl>
      <w:tblPr>
        <w:tblStyle w:val="a3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273"/>
        <w:gridCol w:w="1848"/>
        <w:gridCol w:w="840"/>
        <w:gridCol w:w="4246"/>
      </w:tblGrid>
      <w:tr w:rsidR="0063619B" w14:paraId="51A5770D" w14:textId="28AFF7EB" w:rsidTr="005D0B61">
        <w:trPr>
          <w:cantSplit/>
        </w:trPr>
        <w:tc>
          <w:tcPr>
            <w:tcW w:w="851" w:type="dxa"/>
            <w:shd w:val="clear" w:color="auto" w:fill="C5E0B3" w:themeFill="accent6" w:themeFillTint="66"/>
          </w:tcPr>
          <w:p w14:paraId="6C1939EB" w14:textId="3144B47F" w:rsidR="00EB11F1" w:rsidRDefault="00EB11F1" w:rsidP="00EB11F1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№№</w:t>
            </w:r>
          </w:p>
        </w:tc>
        <w:tc>
          <w:tcPr>
            <w:tcW w:w="2273" w:type="dxa"/>
            <w:shd w:val="clear" w:color="auto" w:fill="C5E0B3" w:themeFill="accent6" w:themeFillTint="66"/>
          </w:tcPr>
          <w:p w14:paraId="1ECFDECA" w14:textId="5243325A" w:rsidR="00EB11F1" w:rsidRDefault="00EB11F1" w:rsidP="00EB11F1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Параметр процедуры</w:t>
            </w:r>
          </w:p>
        </w:tc>
        <w:tc>
          <w:tcPr>
            <w:tcW w:w="1848" w:type="dxa"/>
            <w:shd w:val="clear" w:color="auto" w:fill="C5E0B3" w:themeFill="accent6" w:themeFillTint="66"/>
          </w:tcPr>
          <w:p w14:paraId="27A2ACF2" w14:textId="10B63C97" w:rsidR="00EB11F1" w:rsidRDefault="00EB11F1" w:rsidP="00EB11F1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840" w:type="dxa"/>
            <w:shd w:val="clear" w:color="auto" w:fill="C5E0B3" w:themeFill="accent6" w:themeFillTint="66"/>
          </w:tcPr>
          <w:p w14:paraId="26D19748" w14:textId="7C2F4E16" w:rsidR="00EB11F1" w:rsidRDefault="00EB11F1" w:rsidP="00EB11F1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Входной</w:t>
            </w:r>
            <w:r w:rsidR="00A5130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\</w:t>
            </w:r>
            <w:r w:rsidR="00A5130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выходной</w:t>
            </w:r>
          </w:p>
        </w:tc>
        <w:tc>
          <w:tcPr>
            <w:tcW w:w="4246" w:type="dxa"/>
            <w:shd w:val="clear" w:color="auto" w:fill="C5E0B3" w:themeFill="accent6" w:themeFillTint="66"/>
          </w:tcPr>
          <w:p w14:paraId="01C6CBEA" w14:textId="756DEAA3" w:rsidR="00A5130E" w:rsidRDefault="00A5130E" w:rsidP="00EB11F1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Комментарии</w:t>
            </w:r>
          </w:p>
        </w:tc>
      </w:tr>
      <w:tr w:rsidR="0063619B" w:rsidRPr="005A401D" w14:paraId="12D01713" w14:textId="428985CE" w:rsidTr="005D0B61">
        <w:trPr>
          <w:cantSplit/>
        </w:trPr>
        <w:tc>
          <w:tcPr>
            <w:tcW w:w="851" w:type="dxa"/>
          </w:tcPr>
          <w:p w14:paraId="53D51C04" w14:textId="1E7A8FDA" w:rsidR="00EB11F1" w:rsidRPr="005A401D" w:rsidRDefault="00EB11F1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401D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73" w:type="dxa"/>
          </w:tcPr>
          <w:p w14:paraId="31A0ADAE" w14:textId="053A306A" w:rsidR="00EB11F1" w:rsidRPr="005301B7" w:rsidRDefault="00EB11F1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InstitutionID</w:t>
            </w:r>
            <w:proofErr w:type="spellEnd"/>
          </w:p>
        </w:tc>
        <w:tc>
          <w:tcPr>
            <w:tcW w:w="1848" w:type="dxa"/>
          </w:tcPr>
          <w:p w14:paraId="7C33B916" w14:textId="7DEE4632" w:rsidR="00EB11F1" w:rsidRPr="005301B7" w:rsidRDefault="00BF16AA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A8156A"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840" w:type="dxa"/>
          </w:tcPr>
          <w:p w14:paraId="675068C4" w14:textId="2B5B70F1" w:rsidR="00EB11F1" w:rsidRPr="005301B7" w:rsidRDefault="00EB11F1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Input</w:t>
            </w:r>
          </w:p>
        </w:tc>
        <w:tc>
          <w:tcPr>
            <w:tcW w:w="4246" w:type="dxa"/>
          </w:tcPr>
          <w:p w14:paraId="30DF19B7" w14:textId="77777777" w:rsidR="00EB11F1" w:rsidRPr="005301B7" w:rsidRDefault="00EB11F1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63619B" w:rsidRPr="005E7DD6" w14:paraId="2E9BD6AF" w14:textId="79EA3ED8" w:rsidTr="005D0B61">
        <w:trPr>
          <w:cantSplit/>
        </w:trPr>
        <w:tc>
          <w:tcPr>
            <w:tcW w:w="851" w:type="dxa"/>
          </w:tcPr>
          <w:p w14:paraId="5411EEA5" w14:textId="5EED59FD" w:rsidR="00EB11F1" w:rsidRPr="005A401D" w:rsidRDefault="00EB11F1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401D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273" w:type="dxa"/>
          </w:tcPr>
          <w:p w14:paraId="4EFD195D" w14:textId="7B4784F7" w:rsidR="00EB11F1" w:rsidRPr="005301B7" w:rsidRDefault="00F2292A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Last</w:t>
            </w:r>
            <w:r w:rsidR="00A5130E"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Name</w:t>
            </w:r>
            <w:proofErr w:type="spellEnd"/>
          </w:p>
        </w:tc>
        <w:tc>
          <w:tcPr>
            <w:tcW w:w="1848" w:type="dxa"/>
          </w:tcPr>
          <w:p w14:paraId="5EC2F46D" w14:textId="058DDAB9" w:rsidR="00EB11F1" w:rsidRPr="005301B7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Varchar(160)</w:t>
            </w:r>
          </w:p>
        </w:tc>
        <w:tc>
          <w:tcPr>
            <w:tcW w:w="840" w:type="dxa"/>
          </w:tcPr>
          <w:p w14:paraId="7827EC29" w14:textId="0F5D7E40" w:rsidR="00EB11F1" w:rsidRPr="005301B7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2ED1D963" w14:textId="4EF04F6B" w:rsidR="00EB11F1" w:rsidRPr="005301B7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tInstitution.Name</w:t>
            </w:r>
            <w:proofErr w:type="spellEnd"/>
          </w:p>
          <w:p w14:paraId="2A79DB9B" w14:textId="76316A41" w:rsidR="00193854" w:rsidRPr="005301B7" w:rsidRDefault="00193854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</w:tr>
      <w:tr w:rsidR="0064560E" w:rsidRPr="005E7DD6" w14:paraId="35DBB58F" w14:textId="77777777" w:rsidTr="005D0B61">
        <w:trPr>
          <w:cantSplit/>
        </w:trPr>
        <w:tc>
          <w:tcPr>
            <w:tcW w:w="851" w:type="dxa"/>
          </w:tcPr>
          <w:p w14:paraId="305CAB86" w14:textId="65C45A87" w:rsidR="0064560E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73" w:type="dxa"/>
          </w:tcPr>
          <w:p w14:paraId="6E2CEE59" w14:textId="038D5675" w:rsidR="0064560E" w:rsidRPr="00FF2AE4" w:rsidRDefault="006456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LastNameLat</w:t>
            </w:r>
            <w:proofErr w:type="spellEnd"/>
          </w:p>
        </w:tc>
        <w:tc>
          <w:tcPr>
            <w:tcW w:w="1848" w:type="dxa"/>
          </w:tcPr>
          <w:p w14:paraId="4CC0AECA" w14:textId="78064A96" w:rsidR="0064560E" w:rsidRPr="00FF2AE4" w:rsidRDefault="005D3E45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 {1,100}</w:t>
            </w:r>
          </w:p>
        </w:tc>
        <w:tc>
          <w:tcPr>
            <w:tcW w:w="840" w:type="dxa"/>
          </w:tcPr>
          <w:p w14:paraId="16FE48F0" w14:textId="1CCA1E4E" w:rsidR="0064560E" w:rsidRPr="00FF2AE4" w:rsidRDefault="005D3E45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0B1CF0AA" w14:textId="77777777" w:rsidR="0064560E" w:rsidRPr="00FF2AE4" w:rsidRDefault="001F4907" w:rsidP="001F4907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Фамилия (латиница)</w:t>
            </w:r>
          </w:p>
          <w:p w14:paraId="3440D297" w14:textId="7E15713C" w:rsidR="00560C9E" w:rsidRPr="00FF2AE4" w:rsidDel="00F910A8" w:rsidRDefault="00560C9E" w:rsidP="001F4907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17A61977" wp14:editId="5A2B97B6">
                  <wp:extent cx="2559050" cy="449580"/>
                  <wp:effectExtent l="0" t="0" r="0" b="762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5E7DD6" w14:paraId="05716128" w14:textId="1FEA9BF5" w:rsidTr="005D0B61">
        <w:trPr>
          <w:cantSplit/>
        </w:trPr>
        <w:tc>
          <w:tcPr>
            <w:tcW w:w="851" w:type="dxa"/>
          </w:tcPr>
          <w:p w14:paraId="2B87BFBB" w14:textId="22AA51BE" w:rsidR="00EB11F1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</w:tcPr>
          <w:p w14:paraId="11D33FB4" w14:textId="49AA0E1D" w:rsidR="00EB11F1" w:rsidRPr="00FF2AE4" w:rsidRDefault="00F2292A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First</w:t>
            </w:r>
            <w:r w:rsidR="00A5130E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Name</w:t>
            </w:r>
            <w:proofErr w:type="spellEnd"/>
          </w:p>
        </w:tc>
        <w:tc>
          <w:tcPr>
            <w:tcW w:w="1848" w:type="dxa"/>
          </w:tcPr>
          <w:p w14:paraId="703F9CE7" w14:textId="2E0CA188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Varchar(160)</w:t>
            </w:r>
          </w:p>
        </w:tc>
        <w:tc>
          <w:tcPr>
            <w:tcW w:w="840" w:type="dxa"/>
          </w:tcPr>
          <w:p w14:paraId="537332D1" w14:textId="53213428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2D919508" w14:textId="2D5AF095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tInstitution.Name1</w:t>
            </w:r>
          </w:p>
          <w:p w14:paraId="066DC6E5" w14:textId="6C1E19C2" w:rsidR="002D0DE0" w:rsidRPr="00FF2AE4" w:rsidRDefault="002D0DE0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</w:tr>
      <w:tr w:rsidR="00A82ADC" w:rsidRPr="005E7DD6" w14:paraId="69CDADEC" w14:textId="77777777" w:rsidTr="005D0B61">
        <w:trPr>
          <w:cantSplit/>
        </w:trPr>
        <w:tc>
          <w:tcPr>
            <w:tcW w:w="851" w:type="dxa"/>
          </w:tcPr>
          <w:p w14:paraId="726FBA7E" w14:textId="7B98DCDE" w:rsidR="00A82ADC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73" w:type="dxa"/>
          </w:tcPr>
          <w:p w14:paraId="43525C00" w14:textId="6B0866F1" w:rsidR="00A82ADC" w:rsidRPr="00FF2AE4" w:rsidRDefault="00A82ADC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FirstNameLat</w:t>
            </w:r>
            <w:proofErr w:type="spellEnd"/>
          </w:p>
        </w:tc>
        <w:tc>
          <w:tcPr>
            <w:tcW w:w="1848" w:type="dxa"/>
          </w:tcPr>
          <w:p w14:paraId="49A038F3" w14:textId="21758EA6" w:rsidR="00A82ADC" w:rsidRPr="00FF2AE4" w:rsidRDefault="00A82ADC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 {1,100}</w:t>
            </w:r>
          </w:p>
        </w:tc>
        <w:tc>
          <w:tcPr>
            <w:tcW w:w="840" w:type="dxa"/>
          </w:tcPr>
          <w:p w14:paraId="22B5B106" w14:textId="77777777" w:rsidR="00A82ADC" w:rsidRPr="00FF2AE4" w:rsidRDefault="00A82ADC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4246" w:type="dxa"/>
          </w:tcPr>
          <w:p w14:paraId="193C51E9" w14:textId="77777777" w:rsidR="00A82ADC" w:rsidRPr="00FF2AE4" w:rsidRDefault="00A82ADC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Имя (латиница)</w:t>
            </w:r>
          </w:p>
          <w:p w14:paraId="2F54F87D" w14:textId="581B7C90" w:rsidR="00560C9E" w:rsidRPr="00FF2AE4" w:rsidDel="00F910A8" w:rsidRDefault="00560C9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318689BD" wp14:editId="115EE0F1">
                  <wp:extent cx="2559050" cy="449580"/>
                  <wp:effectExtent l="0" t="0" r="0" b="7620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5E7DD6" w14:paraId="2E34053D" w14:textId="3C73FE35" w:rsidTr="005D0B61">
        <w:trPr>
          <w:cantSplit/>
        </w:trPr>
        <w:tc>
          <w:tcPr>
            <w:tcW w:w="851" w:type="dxa"/>
          </w:tcPr>
          <w:p w14:paraId="69A8FE37" w14:textId="38A2D44E" w:rsidR="00EB11F1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73" w:type="dxa"/>
          </w:tcPr>
          <w:p w14:paraId="132D7726" w14:textId="5233404D" w:rsidR="00EB11F1" w:rsidRPr="00FF2AE4" w:rsidRDefault="00F2292A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Middle</w:t>
            </w:r>
            <w:r w:rsidR="00A5130E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Name</w:t>
            </w:r>
            <w:proofErr w:type="spellEnd"/>
          </w:p>
        </w:tc>
        <w:tc>
          <w:tcPr>
            <w:tcW w:w="1848" w:type="dxa"/>
          </w:tcPr>
          <w:p w14:paraId="5240A73F" w14:textId="359DAC55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Varchar(160)</w:t>
            </w:r>
          </w:p>
        </w:tc>
        <w:tc>
          <w:tcPr>
            <w:tcW w:w="840" w:type="dxa"/>
          </w:tcPr>
          <w:p w14:paraId="155D0FCE" w14:textId="3BDABB8C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27450AA6" w14:textId="2474A481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tInstitution.Name2</w:t>
            </w:r>
          </w:p>
          <w:p w14:paraId="48EC07E0" w14:textId="265C04C0" w:rsidR="002D0DE0" w:rsidRPr="00FF2AE4" w:rsidRDefault="002D0DE0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</w:tr>
      <w:tr w:rsidR="006B3B0D" w:rsidRPr="005E7DD6" w14:paraId="18F37716" w14:textId="77777777" w:rsidTr="005D0B61">
        <w:trPr>
          <w:cantSplit/>
        </w:trPr>
        <w:tc>
          <w:tcPr>
            <w:tcW w:w="851" w:type="dxa"/>
          </w:tcPr>
          <w:p w14:paraId="1DCF40F2" w14:textId="18328518" w:rsidR="006B3B0D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273" w:type="dxa"/>
          </w:tcPr>
          <w:p w14:paraId="32FB4255" w14:textId="43C880CA" w:rsidR="006B3B0D" w:rsidRPr="00FF2AE4" w:rsidRDefault="006B3B0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MiddleNameLat</w:t>
            </w:r>
            <w:proofErr w:type="spellEnd"/>
          </w:p>
        </w:tc>
        <w:tc>
          <w:tcPr>
            <w:tcW w:w="1848" w:type="dxa"/>
          </w:tcPr>
          <w:p w14:paraId="6C2C761E" w14:textId="2CC4E568" w:rsidR="006B3B0D" w:rsidRPr="00FF2AE4" w:rsidRDefault="006B3B0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 {1,100}</w:t>
            </w:r>
          </w:p>
        </w:tc>
        <w:tc>
          <w:tcPr>
            <w:tcW w:w="840" w:type="dxa"/>
          </w:tcPr>
          <w:p w14:paraId="00BC426E" w14:textId="7ADFCB37" w:rsidR="006B3B0D" w:rsidRPr="00FF2AE4" w:rsidRDefault="006B3B0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3AC597A1" w14:textId="77777777" w:rsidR="006B3B0D" w:rsidRPr="00FF2AE4" w:rsidRDefault="006B3B0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Отчество (латиница)</w:t>
            </w:r>
          </w:p>
          <w:p w14:paraId="514D2E3B" w14:textId="762F2551" w:rsidR="00560C9E" w:rsidRPr="00FF2AE4" w:rsidDel="00F910A8" w:rsidRDefault="00560C9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09B784F9" wp14:editId="6074F156">
                  <wp:extent cx="2559050" cy="449580"/>
                  <wp:effectExtent l="0" t="0" r="0" b="7620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5A401D" w14:paraId="7B655D4F" w14:textId="21F7074D" w:rsidTr="005D0B61">
        <w:trPr>
          <w:cantSplit/>
        </w:trPr>
        <w:tc>
          <w:tcPr>
            <w:tcW w:w="851" w:type="dxa"/>
          </w:tcPr>
          <w:p w14:paraId="1CB9BFDE" w14:textId="3B3C05E6" w:rsidR="00EB11F1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73" w:type="dxa"/>
          </w:tcPr>
          <w:p w14:paraId="1D025ECC" w14:textId="6ADD4C8F" w:rsidR="00EB11F1" w:rsidRPr="00FF2AE4" w:rsidRDefault="00A5130E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Bir</w:t>
            </w:r>
            <w:r w:rsidR="00F2292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th</w:t>
            </w: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Date</w:t>
            </w:r>
            <w:proofErr w:type="spellEnd"/>
          </w:p>
        </w:tc>
        <w:tc>
          <w:tcPr>
            <w:tcW w:w="1848" w:type="dxa"/>
          </w:tcPr>
          <w:p w14:paraId="7EFB85F5" w14:textId="32A5378A" w:rsidR="00EB11F1" w:rsidRPr="00FF2AE4" w:rsidRDefault="00BB218F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</w:p>
        </w:tc>
        <w:tc>
          <w:tcPr>
            <w:tcW w:w="840" w:type="dxa"/>
          </w:tcPr>
          <w:p w14:paraId="124EFDA5" w14:textId="77777777" w:rsidR="00EB11F1" w:rsidRPr="00FF2AE4" w:rsidRDefault="00EB11F1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</w:tcPr>
          <w:p w14:paraId="4ADB10FC" w14:textId="43266D73" w:rsidR="00D41689" w:rsidRPr="00FF2AE4" w:rsidRDefault="00D41689" w:rsidP="00D41689">
            <w:pPr>
              <w:rPr>
                <w:sz w:val="20"/>
                <w:szCs w:val="20"/>
              </w:rPr>
            </w:pPr>
            <w:r w:rsidRPr="00FF2AE4">
              <w:rPr>
                <w:sz w:val="20"/>
                <w:szCs w:val="20"/>
              </w:rPr>
              <w:t>Клиенты\Карточка клиента\поле</w:t>
            </w:r>
          </w:p>
          <w:p w14:paraId="1C811AEF" w14:textId="77777777" w:rsidR="00EB11F1" w:rsidRPr="00FF2AE4" w:rsidRDefault="00D41689" w:rsidP="00D41689">
            <w:pPr>
              <w:rPr>
                <w:sz w:val="20"/>
                <w:szCs w:val="20"/>
              </w:rPr>
            </w:pPr>
            <w:r w:rsidRPr="00FF2AE4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14B98BF" wp14:editId="7C2FC1EE">
                  <wp:extent cx="1867161" cy="371527"/>
                  <wp:effectExtent l="0" t="0" r="0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FD02B" w14:textId="6F85210B" w:rsidR="00A10050" w:rsidRPr="00FF2AE4" w:rsidRDefault="00A10050" w:rsidP="00D41689">
            <w:pPr>
              <w:rPr>
                <w:sz w:val="20"/>
                <w:szCs w:val="20"/>
              </w:rPr>
            </w:pPr>
          </w:p>
        </w:tc>
      </w:tr>
      <w:tr w:rsidR="0063619B" w:rsidRPr="005A401D" w14:paraId="66FC9FC0" w14:textId="5141C821" w:rsidTr="005D0B61">
        <w:trPr>
          <w:cantSplit/>
        </w:trPr>
        <w:tc>
          <w:tcPr>
            <w:tcW w:w="851" w:type="dxa"/>
          </w:tcPr>
          <w:p w14:paraId="7AB98CA4" w14:textId="5BF41F67" w:rsidR="00EB11F1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273" w:type="dxa"/>
          </w:tcPr>
          <w:p w14:paraId="3B5573FA" w14:textId="1A09B502" w:rsidR="00EB11F1" w:rsidRPr="00FF2AE4" w:rsidRDefault="004E4673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DocType</w:t>
            </w:r>
            <w:proofErr w:type="spellEnd"/>
          </w:p>
        </w:tc>
        <w:tc>
          <w:tcPr>
            <w:tcW w:w="1848" w:type="dxa"/>
          </w:tcPr>
          <w:p w14:paraId="584F1629" w14:textId="355E3780" w:rsidR="00EB11F1" w:rsidRPr="00FF2AE4" w:rsidRDefault="00BB218F" w:rsidP="00A8156A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  <w:r w:rsidR="00A8156A" w:rsidRPr="00FF2A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40C62" w:rsidRPr="00FF2AE4">
              <w:rPr>
                <w:rFonts w:ascii="Arial" w:hAnsi="Arial" w:cs="Arial"/>
                <w:sz w:val="20"/>
                <w:szCs w:val="20"/>
              </w:rPr>
              <w:t>{2}</w:t>
            </w:r>
          </w:p>
        </w:tc>
        <w:tc>
          <w:tcPr>
            <w:tcW w:w="840" w:type="dxa"/>
          </w:tcPr>
          <w:p w14:paraId="6D1202A7" w14:textId="1D9A1B0B" w:rsidR="00EB11F1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1711E37C" w14:textId="4DAAED39" w:rsidR="005A401D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Тип документа</w:t>
            </w:r>
          </w:p>
          <w:p w14:paraId="053BD8E0" w14:textId="54C77258" w:rsidR="00EB11F1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клиента\Тип документа</w:t>
            </w:r>
            <w:r w:rsidR="004E4673"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– </w:t>
            </w:r>
            <w:proofErr w:type="spellStart"/>
            <w:r w:rsidR="004E4673" w:rsidRPr="00FF2AE4">
              <w:rPr>
                <w:rFonts w:ascii="Consolas" w:hAnsi="Consolas" w:cs="Consolas"/>
                <w:color w:val="000000"/>
                <w:sz w:val="19"/>
                <w:szCs w:val="19"/>
              </w:rPr>
              <w:t>tDocType</w:t>
            </w:r>
            <w:proofErr w:type="spellEnd"/>
            <w:r w:rsidR="004E4673" w:rsidRPr="00FF2AE4">
              <w:rPr>
                <w:rFonts w:ascii="Consolas" w:hAnsi="Consolas" w:cs="Consolas"/>
                <w:color w:val="000000"/>
                <w:sz w:val="19"/>
                <w:szCs w:val="19"/>
              </w:rPr>
              <w:t>.</w:t>
            </w:r>
            <w:r w:rsidR="004E4673" w:rsidRPr="00FF2AE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Brief</w:t>
            </w:r>
          </w:p>
          <w:p w14:paraId="0C0CD116" w14:textId="25FB0772" w:rsidR="00A8156A" w:rsidRPr="00FF2AE4" w:rsidRDefault="00201DBC" w:rsidP="00FD4519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Найти у клиента документ, удостоверяющий личность:</w:t>
            </w:r>
            <w:r w:rsidR="00A8156A" w:rsidRPr="00FF2AE4">
              <w:rPr>
                <w:noProof/>
                <w:lang w:eastAsia="ru-RU"/>
              </w:rPr>
              <w:drawing>
                <wp:inline distT="0" distB="0" distL="0" distR="0" wp14:anchorId="19E2DEDD" wp14:editId="4C2EB59F">
                  <wp:extent cx="1897380" cy="304800"/>
                  <wp:effectExtent l="0" t="0" r="762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380" cy="31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840E" w14:textId="60F4DBD7" w:rsidR="00FE40CA" w:rsidRPr="00FF2AE4" w:rsidRDefault="00FE40CA" w:rsidP="00FD4519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Передавать значение </w:t>
            </w:r>
            <w:r w:rsidR="00A8156A" w:rsidRPr="00FF2AE4">
              <w:rPr>
                <w:rFonts w:ascii="Arial" w:hAnsi="Arial" w:cs="Arial"/>
                <w:sz w:val="20"/>
                <w:szCs w:val="20"/>
                <w:lang w:eastAsia="ru-RU"/>
              </w:rPr>
              <w:t>из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столбц</w:t>
            </w:r>
            <w:r w:rsidR="00A8156A" w:rsidRPr="00FF2AE4">
              <w:rPr>
                <w:rFonts w:ascii="Arial" w:hAnsi="Arial" w:cs="Arial"/>
                <w:sz w:val="20"/>
                <w:szCs w:val="20"/>
                <w:lang w:eastAsia="ru-RU"/>
              </w:rPr>
              <w:t>а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«Код по 1417-У»</w:t>
            </w:r>
          </w:p>
          <w:p w14:paraId="63A770E7" w14:textId="566EC906" w:rsidR="00A8156A" w:rsidRPr="00FF2AE4" w:rsidRDefault="00FE40CA" w:rsidP="00A8156A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32170DD6" wp14:editId="397A99A4">
                  <wp:extent cx="2566670" cy="2514445"/>
                  <wp:effectExtent l="0" t="0" r="5080" b="63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017" cy="252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01DBC"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Возможен только один вариант из: </w:t>
            </w:r>
            <w:r w:rsidR="00201DBC" w:rsidRPr="00FF2AE4">
              <w:rPr>
                <w:rFonts w:ascii="Arial" w:hAnsi="Arial" w:cs="Arial"/>
                <w:sz w:val="20"/>
                <w:szCs w:val="20"/>
              </w:rPr>
              <w:t>21/ 26/ 31/ 33</w:t>
            </w:r>
          </w:p>
        </w:tc>
      </w:tr>
      <w:tr w:rsidR="0063619B" w:rsidRPr="005A401D" w14:paraId="0FA19A54" w14:textId="29A342BC" w:rsidTr="005D0B61">
        <w:trPr>
          <w:cantSplit/>
        </w:trPr>
        <w:tc>
          <w:tcPr>
            <w:tcW w:w="851" w:type="dxa"/>
          </w:tcPr>
          <w:p w14:paraId="048975ED" w14:textId="3FB0564D" w:rsidR="00EB11F1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273" w:type="dxa"/>
          </w:tcPr>
          <w:p w14:paraId="287DAB2A" w14:textId="614C03FE" w:rsidR="00EB11F1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Doc</w:t>
            </w:r>
            <w:proofErr w:type="spellEnd"/>
            <w:r w:rsidR="003B7007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Number</w:t>
            </w:r>
          </w:p>
        </w:tc>
        <w:tc>
          <w:tcPr>
            <w:tcW w:w="1848" w:type="dxa"/>
          </w:tcPr>
          <w:p w14:paraId="781C2838" w14:textId="2852D7A1" w:rsidR="00EB11F1" w:rsidRPr="00FF2AE4" w:rsidRDefault="00BB218F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  <w:r w:rsidR="006F34B3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\d{</w:t>
            </w:r>
            <w:r w:rsidR="00A31EA5" w:rsidRPr="00FF2AE4">
              <w:t xml:space="preserve"> </w:t>
            </w:r>
            <w:r w:rsidR="00A31EA5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1,25</w:t>
            </w:r>
            <w:r w:rsidR="006F34B3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840" w:type="dxa"/>
          </w:tcPr>
          <w:p w14:paraId="6B3FF4DC" w14:textId="64E00929" w:rsidR="00EB11F1" w:rsidRPr="00FF2AE4" w:rsidRDefault="00AF0406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7337336A" w14:textId="173A08A2" w:rsidR="00EB11F1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Номер документа</w:t>
            </w:r>
          </w:p>
          <w:p w14:paraId="2658653E" w14:textId="7E03DAF7" w:rsidR="005A401D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клиента\Номер</w:t>
            </w:r>
          </w:p>
          <w:p w14:paraId="7743E097" w14:textId="1671A2D0" w:rsidR="005A401D" w:rsidRPr="00FF2AE4" w:rsidRDefault="00091CC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207FB3DF" wp14:editId="5E242F3A">
                  <wp:extent cx="2263140" cy="803611"/>
                  <wp:effectExtent l="0" t="0" r="381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431" cy="80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5A401D" w14:paraId="45899AA2" w14:textId="77777777" w:rsidTr="005D0B61">
        <w:trPr>
          <w:cantSplit/>
          <w:trHeight w:val="70"/>
        </w:trPr>
        <w:tc>
          <w:tcPr>
            <w:tcW w:w="851" w:type="dxa"/>
          </w:tcPr>
          <w:p w14:paraId="360E6709" w14:textId="6B5C4385" w:rsidR="00A5130E" w:rsidRPr="00FF2AE4" w:rsidRDefault="004B6B22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11</w:t>
            </w:r>
          </w:p>
        </w:tc>
        <w:tc>
          <w:tcPr>
            <w:tcW w:w="2273" w:type="dxa"/>
          </w:tcPr>
          <w:p w14:paraId="619388D4" w14:textId="27D04279" w:rsidR="00A5130E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DocSeries</w:t>
            </w:r>
            <w:proofErr w:type="spellEnd"/>
          </w:p>
        </w:tc>
        <w:tc>
          <w:tcPr>
            <w:tcW w:w="1848" w:type="dxa"/>
          </w:tcPr>
          <w:p w14:paraId="73F50E92" w14:textId="61706565" w:rsidR="00A5130E" w:rsidRPr="00FF2AE4" w:rsidRDefault="00BB218F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  <w:r w:rsidR="006F34B3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\d{</w:t>
            </w:r>
            <w:r w:rsidR="00A31EA5" w:rsidRPr="00FF2AE4">
              <w:t xml:space="preserve"> </w:t>
            </w:r>
            <w:r w:rsidR="00A31EA5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1,25</w:t>
            </w:r>
            <w:r w:rsidR="006F34B3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840" w:type="dxa"/>
          </w:tcPr>
          <w:p w14:paraId="1B3CE3EA" w14:textId="01CC5BCA" w:rsidR="00A5130E" w:rsidRPr="00FF2AE4" w:rsidRDefault="00AF0406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152F9D9D" w14:textId="0AD8DA97" w:rsidR="00A5130E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Серия документа</w:t>
            </w:r>
          </w:p>
          <w:p w14:paraId="5DEDC17C" w14:textId="0C43081F" w:rsidR="005A401D" w:rsidRPr="00FF2AE4" w:rsidRDefault="005A401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</w:t>
            </w:r>
            <w:r w:rsidR="00091CCD" w:rsidRPr="00FF2AE4">
              <w:rPr>
                <w:rFonts w:ascii="Arial" w:hAnsi="Arial" w:cs="Arial"/>
                <w:sz w:val="20"/>
                <w:szCs w:val="20"/>
                <w:lang w:eastAsia="ru-RU"/>
              </w:rPr>
              <w:t>Серия</w:t>
            </w:r>
          </w:p>
          <w:p w14:paraId="0A0038A4" w14:textId="61D65E0C" w:rsidR="009141F9" w:rsidRPr="00FF2AE4" w:rsidRDefault="00091CCD" w:rsidP="00EB11F1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77E2D9D5" wp14:editId="54CBBAA9">
                  <wp:extent cx="2019300" cy="717027"/>
                  <wp:effectExtent l="0" t="0" r="0" b="698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559" cy="71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9E35BC" w14:paraId="69B59ED4" w14:textId="77777777" w:rsidTr="005D0B61">
        <w:trPr>
          <w:cantSplit/>
          <w:trHeight w:val="70"/>
        </w:trPr>
        <w:tc>
          <w:tcPr>
            <w:tcW w:w="851" w:type="dxa"/>
          </w:tcPr>
          <w:p w14:paraId="27795010" w14:textId="76EB4CC8" w:rsidR="00271D4D" w:rsidRPr="00FF2AE4" w:rsidRDefault="004B6B22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273" w:type="dxa"/>
          </w:tcPr>
          <w:p w14:paraId="74013BB8" w14:textId="44D96FAA" w:rsidR="00271D4D" w:rsidRPr="00FF2AE4" w:rsidRDefault="000D5F25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</w:t>
            </w:r>
            <w:r w:rsidR="003B7007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Date</w:t>
            </w:r>
            <w:proofErr w:type="spellEnd"/>
          </w:p>
        </w:tc>
        <w:tc>
          <w:tcPr>
            <w:tcW w:w="1848" w:type="dxa"/>
          </w:tcPr>
          <w:p w14:paraId="6E5CEDBD" w14:textId="45711B1D" w:rsidR="00271D4D" w:rsidRPr="00FF2AE4" w:rsidRDefault="00A31EA5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</w:p>
        </w:tc>
        <w:tc>
          <w:tcPr>
            <w:tcW w:w="840" w:type="dxa"/>
          </w:tcPr>
          <w:p w14:paraId="7E195B13" w14:textId="51554847" w:rsidR="00271D4D" w:rsidRPr="00FF2AE4" w:rsidRDefault="00271D4D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670BAB76" w14:textId="6D56142B" w:rsidR="00271D4D" w:rsidRPr="00FF2AE4" w:rsidRDefault="00271D4D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Дата </w:t>
            </w:r>
            <w:r w:rsidR="00610D9B" w:rsidRPr="00FF2AE4">
              <w:rPr>
                <w:rFonts w:ascii="Arial" w:hAnsi="Arial" w:cs="Arial"/>
                <w:sz w:val="20"/>
                <w:szCs w:val="20"/>
                <w:lang w:eastAsia="ru-RU"/>
              </w:rPr>
              <w:t>выдачи документа</w:t>
            </w:r>
          </w:p>
          <w:p w14:paraId="366C88EC" w14:textId="7DD7A244" w:rsidR="009E35BC" w:rsidRPr="00FF2AE4" w:rsidRDefault="009E35BC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2349BDE1" w14:textId="77E18740" w:rsidR="00091CCD" w:rsidRPr="00FF2AE4" w:rsidRDefault="00091CCD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клиента\Дата выдачи документа</w:t>
            </w:r>
          </w:p>
          <w:p w14:paraId="2DC7EC01" w14:textId="35191F71" w:rsidR="00091CCD" w:rsidRPr="00FF2AE4" w:rsidRDefault="00091CCD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1FD7F676" wp14:editId="3B16E07D">
                  <wp:extent cx="2026920" cy="719733"/>
                  <wp:effectExtent l="0" t="0" r="0" b="4445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831" cy="722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9E35BC" w14:paraId="622B47EC" w14:textId="77777777" w:rsidTr="005D0B61">
        <w:trPr>
          <w:cantSplit/>
          <w:trHeight w:val="70"/>
        </w:trPr>
        <w:tc>
          <w:tcPr>
            <w:tcW w:w="851" w:type="dxa"/>
          </w:tcPr>
          <w:p w14:paraId="536CEAF4" w14:textId="4989339E" w:rsidR="00271D4D" w:rsidRPr="00FF2AE4" w:rsidRDefault="004B6B22" w:rsidP="004B6B22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1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73" w:type="dxa"/>
          </w:tcPr>
          <w:p w14:paraId="147E6EE1" w14:textId="0B892B03" w:rsidR="00271D4D" w:rsidRPr="00FF2AE4" w:rsidRDefault="003B7007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DocIssuer</w:t>
            </w:r>
            <w:proofErr w:type="spellEnd"/>
          </w:p>
        </w:tc>
        <w:tc>
          <w:tcPr>
            <w:tcW w:w="1848" w:type="dxa"/>
          </w:tcPr>
          <w:p w14:paraId="51707837" w14:textId="1E17FC1E" w:rsidR="00271D4D" w:rsidRPr="00FF2AE4" w:rsidRDefault="00BB218F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  <w:r w:rsidR="006F34B3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{1,500}</w:t>
            </w:r>
          </w:p>
        </w:tc>
        <w:tc>
          <w:tcPr>
            <w:tcW w:w="840" w:type="dxa"/>
          </w:tcPr>
          <w:p w14:paraId="62C0C4F3" w14:textId="09F68CAC" w:rsidR="00271D4D" w:rsidRPr="00FF2AE4" w:rsidRDefault="00271D4D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4350DF17" w14:textId="0F5B9F45" w:rsidR="00271D4D" w:rsidRPr="00FF2AE4" w:rsidRDefault="00271D4D" w:rsidP="00091CC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Кем выдано</w:t>
            </w:r>
            <w:r w:rsidR="009E35BC"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</w:p>
          <w:p w14:paraId="1C9A4EA4" w14:textId="22E1AA5C" w:rsidR="00091CCD" w:rsidRPr="00FF2AE4" w:rsidRDefault="00091CCD" w:rsidP="00091CC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</w:t>
            </w:r>
            <w:r w:rsidR="00906E0C"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Кем выдано</w:t>
            </w:r>
          </w:p>
          <w:p w14:paraId="1850787E" w14:textId="7993F97E" w:rsidR="00091CCD" w:rsidRPr="00FF2AE4" w:rsidRDefault="00091CCD" w:rsidP="00091CC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3CD74C09" wp14:editId="2A8CD973">
                  <wp:extent cx="2159610" cy="624840"/>
                  <wp:effectExtent l="0" t="0" r="0" b="381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433" cy="62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619B" w:rsidRPr="00610D9B" w14:paraId="3482132D" w14:textId="77777777" w:rsidTr="005D0B61">
        <w:trPr>
          <w:cantSplit/>
          <w:trHeight w:val="70"/>
        </w:trPr>
        <w:tc>
          <w:tcPr>
            <w:tcW w:w="851" w:type="dxa"/>
          </w:tcPr>
          <w:p w14:paraId="2B20AB5F" w14:textId="1C004C18" w:rsidR="00271D4D" w:rsidRPr="00FF2AE4" w:rsidRDefault="004B6B22" w:rsidP="004B6B22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1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</w:tcPr>
          <w:p w14:paraId="1F5B355A" w14:textId="29681266" w:rsidR="00271D4D" w:rsidRPr="00FF2AE4" w:rsidRDefault="003B7007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DocDepartment</w:t>
            </w:r>
            <w:r w:rsidR="00340314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Code</w:t>
            </w:r>
            <w:proofErr w:type="spellEnd"/>
          </w:p>
        </w:tc>
        <w:tc>
          <w:tcPr>
            <w:tcW w:w="1848" w:type="dxa"/>
          </w:tcPr>
          <w:p w14:paraId="091A8F5F" w14:textId="3C708090" w:rsidR="00271D4D" w:rsidRPr="00FF2AE4" w:rsidRDefault="00BB218F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BF16AA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  <w:r w:rsidR="006F34B3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{1,7}</w:t>
            </w:r>
          </w:p>
        </w:tc>
        <w:tc>
          <w:tcPr>
            <w:tcW w:w="840" w:type="dxa"/>
          </w:tcPr>
          <w:p w14:paraId="5AFAE289" w14:textId="18E33F75" w:rsidR="00271D4D" w:rsidRPr="00FF2AE4" w:rsidRDefault="00340314" w:rsidP="00271D4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45F4F457" w14:textId="2B9E5DEE" w:rsidR="00271D4D" w:rsidRPr="00FF2AE4" w:rsidRDefault="00340314" w:rsidP="00610D9B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Код подразделения</w:t>
            </w:r>
          </w:p>
          <w:p w14:paraId="5DE85EEF" w14:textId="7777F831" w:rsidR="009E35BC" w:rsidRPr="00FF2AE4" w:rsidRDefault="009E35BC" w:rsidP="00610D9B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11DAF19E" w14:textId="2FF80D35" w:rsidR="00906E0C" w:rsidRPr="00FF2AE4" w:rsidRDefault="00906E0C" w:rsidP="00610D9B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клиента\Код подразделения</w:t>
            </w:r>
          </w:p>
          <w:p w14:paraId="65D1965B" w14:textId="391DAB84" w:rsidR="00BE24FB" w:rsidRPr="00FF2AE4" w:rsidRDefault="00BE24FB" w:rsidP="00610D9B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4249B6FA" wp14:editId="20FD6E5D">
                  <wp:extent cx="2110740" cy="609653"/>
                  <wp:effectExtent l="0" t="0" r="381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791" cy="618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0B8" w:rsidRPr="005A401D" w14:paraId="44F5BB2D" w14:textId="77777777" w:rsidTr="005D0B61">
        <w:trPr>
          <w:cantSplit/>
          <w:trHeight w:val="70"/>
        </w:trPr>
        <w:tc>
          <w:tcPr>
            <w:tcW w:w="851" w:type="dxa"/>
          </w:tcPr>
          <w:p w14:paraId="203FD764" w14:textId="145CBBCF" w:rsidR="004520B8" w:rsidRPr="00FF2AE4" w:rsidRDefault="004B6B22" w:rsidP="004520B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273" w:type="dxa"/>
          </w:tcPr>
          <w:p w14:paraId="4C36CBB4" w14:textId="174E8E5B" w:rsidR="004520B8" w:rsidRPr="00FF2AE4" w:rsidRDefault="004520B8" w:rsidP="004520B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ExpirationDate</w:t>
            </w:r>
            <w:proofErr w:type="spellEnd"/>
          </w:p>
        </w:tc>
        <w:tc>
          <w:tcPr>
            <w:tcW w:w="1848" w:type="dxa"/>
          </w:tcPr>
          <w:p w14:paraId="6D3190F4" w14:textId="45B3E375" w:rsidR="004520B8" w:rsidRPr="00FF2AE4" w:rsidRDefault="00BB218F" w:rsidP="004520B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</w:t>
            </w:r>
            <w:r w:rsidR="004520B8"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ext</w:t>
            </w:r>
            <w:r w:rsidR="004520B8" w:rsidRPr="00FF2AE4" w:rsidDel="008C6BC1">
              <w:rPr>
                <w:rStyle w:val="ac"/>
              </w:rPr>
              <w:t xml:space="preserve"> </w:t>
            </w:r>
          </w:p>
        </w:tc>
        <w:tc>
          <w:tcPr>
            <w:tcW w:w="840" w:type="dxa"/>
          </w:tcPr>
          <w:p w14:paraId="2192D54E" w14:textId="77777777" w:rsidR="004520B8" w:rsidRPr="00FF2AE4" w:rsidRDefault="004520B8" w:rsidP="004520B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4246" w:type="dxa"/>
          </w:tcPr>
          <w:p w14:paraId="3E8A2AFF" w14:textId="329C08CB" w:rsidR="004520B8" w:rsidRPr="00FF2AE4" w:rsidRDefault="004520B8" w:rsidP="004520B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DocType</w:t>
            </w:r>
            <w:proofErr w:type="spellEnd"/>
            <w:r w:rsidRPr="00FF2AE4" w:rsidDel="008A5D85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= </w:t>
            </w:r>
            <w:r w:rsidR="00AE2467" w:rsidRPr="00FF2AE4">
              <w:rPr>
                <w:rFonts w:ascii="Arial" w:hAnsi="Arial" w:cs="Arial"/>
                <w:sz w:val="20"/>
                <w:szCs w:val="20"/>
                <w:lang w:eastAsia="ru-RU"/>
              </w:rPr>
              <w:t>26 или 33, передать с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рок действия</w:t>
            </w:r>
            <w:r w:rsidR="00CC478C"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документа</w:t>
            </w:r>
          </w:p>
          <w:p w14:paraId="190DE422" w14:textId="6E5FCF52" w:rsidR="004520B8" w:rsidRPr="00FF2AE4" w:rsidRDefault="004520B8" w:rsidP="004520B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0271E508" wp14:editId="666C1189">
                  <wp:extent cx="2559050" cy="676275"/>
                  <wp:effectExtent l="0" t="0" r="0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5A401D" w14:paraId="379B21C6" w14:textId="77777777" w:rsidTr="005D0B61">
        <w:trPr>
          <w:cantSplit/>
          <w:trHeight w:val="70"/>
        </w:trPr>
        <w:tc>
          <w:tcPr>
            <w:tcW w:w="851" w:type="dxa"/>
          </w:tcPr>
          <w:p w14:paraId="46BE4E79" w14:textId="34B02DD4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16</w:t>
            </w:r>
          </w:p>
        </w:tc>
        <w:tc>
          <w:tcPr>
            <w:tcW w:w="2273" w:type="dxa"/>
          </w:tcPr>
          <w:p w14:paraId="0DD54B35" w14:textId="5236576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ConfirmationDocType</w:t>
            </w:r>
            <w:proofErr w:type="spellEnd"/>
          </w:p>
        </w:tc>
        <w:tc>
          <w:tcPr>
            <w:tcW w:w="1848" w:type="dxa"/>
          </w:tcPr>
          <w:p w14:paraId="4AB2DC29" w14:textId="09C3F33F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FF2AE4">
              <w:rPr>
                <w:rFonts w:ascii="Arial" w:hAnsi="Arial" w:cs="Arial"/>
                <w:sz w:val="20"/>
                <w:szCs w:val="20"/>
              </w:rPr>
              <w:t>{2}</w:t>
            </w:r>
          </w:p>
        </w:tc>
        <w:tc>
          <w:tcPr>
            <w:tcW w:w="840" w:type="dxa"/>
          </w:tcPr>
          <w:p w14:paraId="4AB4FBAB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4246" w:type="dxa"/>
          </w:tcPr>
          <w:p w14:paraId="3D576FC9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DocType</w:t>
            </w:r>
            <w:proofErr w:type="spellEnd"/>
            <w:r w:rsidRPr="00FF2AE4" w:rsidDel="008A5D85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= 31, найти в документах клиента</w:t>
            </w:r>
          </w:p>
          <w:p w14:paraId="5E6838D3" w14:textId="77777777" w:rsidR="00FF2AE4" w:rsidRPr="00FF2AE4" w:rsidRDefault="00FF2AE4" w:rsidP="00FF2AE4">
            <w:pPr>
              <w:pStyle w:val="a5"/>
              <w:numPr>
                <w:ilvl w:val="0"/>
                <w:numId w:val="30"/>
              </w:numPr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Миграционную карту – если есть, передать значение поля «Код 1417-У» -  </w:t>
            </w:r>
            <w:r w:rsidRPr="00FF2AE4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39</w:t>
            </w:r>
          </w:p>
          <w:p w14:paraId="5F58E971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42B484CA" wp14:editId="225712B3">
                  <wp:extent cx="2566670" cy="2514445"/>
                  <wp:effectExtent l="0" t="0" r="5080" b="63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017" cy="2523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07861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Если миграционной карты нет, найти в документах клиента:</w:t>
            </w:r>
          </w:p>
          <w:p w14:paraId="3A170365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1FEA11BC" w14:textId="77777777" w:rsidR="00FF2AE4" w:rsidRPr="00FF2AE4" w:rsidRDefault="00FF2AE4" w:rsidP="00FF2AE4">
            <w:pPr>
              <w:pStyle w:val="a5"/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FF2AE4">
              <w:rPr>
                <w:rFonts w:ascii="Arial" w:hAnsi="Arial" w:cs="Arial"/>
                <w:sz w:val="18"/>
                <w:szCs w:val="18"/>
                <w:lang w:eastAsia="ru-RU"/>
              </w:rPr>
              <w:t>Удостоверение беженца в РФ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</w:t>
            </w:r>
            <w:r w:rsidRPr="00FF2AE4">
              <w:rPr>
                <w:rFonts w:ascii="Arial" w:hAnsi="Arial" w:cs="Arial"/>
                <w:sz w:val="18"/>
                <w:szCs w:val="18"/>
                <w:lang w:eastAsia="ru-RU"/>
              </w:rPr>
              <w:t>значение поля «Код по 1417-У» = 13)</w:t>
            </w:r>
          </w:p>
          <w:p w14:paraId="71B71D2E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0175244A" wp14:editId="05FDD466">
                  <wp:extent cx="2505065" cy="812800"/>
                  <wp:effectExtent l="0" t="0" r="0" b="6350"/>
                  <wp:docPr id="89" name="Рисунок 89" descr="cid:image021.jpg@01DAE789.60459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cid:image021.jpg@01DAE789.60459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r:link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8301" cy="81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75D48" w14:textId="77777777" w:rsidR="00FF2AE4" w:rsidRPr="00FF2AE4" w:rsidRDefault="00FF2AE4" w:rsidP="00FF2AE4">
            <w:pPr>
              <w:pStyle w:val="a5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FF2AE4">
              <w:rPr>
                <w:rFonts w:ascii="Arial" w:hAnsi="Arial" w:cs="Arial"/>
                <w:sz w:val="18"/>
                <w:szCs w:val="18"/>
                <w:lang w:eastAsia="ru-RU"/>
              </w:rPr>
              <w:t>или</w:t>
            </w:r>
          </w:p>
          <w:p w14:paraId="7EF25876" w14:textId="77777777" w:rsidR="00FF2AE4" w:rsidRPr="00FF2AE4" w:rsidRDefault="00FF2AE4" w:rsidP="00FF2AE4">
            <w:pPr>
              <w:pStyle w:val="a5"/>
              <w:numPr>
                <w:ilvl w:val="0"/>
                <w:numId w:val="29"/>
              </w:numPr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FF2AE4">
              <w:rPr>
                <w:rFonts w:ascii="Arial" w:hAnsi="Arial" w:cs="Arial"/>
                <w:sz w:val="18"/>
                <w:szCs w:val="18"/>
                <w:lang w:eastAsia="ru-RU"/>
              </w:rPr>
              <w:t>Въездная виза (значение поля «Сокращение» = «</w:t>
            </w:r>
            <w:proofErr w:type="spellStart"/>
            <w:r w:rsidRPr="00FF2AE4">
              <w:rPr>
                <w:rFonts w:ascii="Arial" w:hAnsi="Arial" w:cs="Arial"/>
                <w:sz w:val="18"/>
                <w:szCs w:val="18"/>
                <w:lang w:eastAsia="ru-RU"/>
              </w:rPr>
              <w:t>ВъездВиза</w:t>
            </w:r>
            <w:proofErr w:type="spellEnd"/>
            <w:r w:rsidRPr="00FF2AE4">
              <w:rPr>
                <w:rFonts w:ascii="Arial" w:hAnsi="Arial" w:cs="Arial"/>
                <w:sz w:val="18"/>
                <w:szCs w:val="18"/>
                <w:lang w:eastAsia="ru-RU"/>
              </w:rPr>
              <w:t>»)</w:t>
            </w:r>
          </w:p>
          <w:p w14:paraId="3238A7BF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75C9F24B" wp14:editId="5F611725">
                  <wp:extent cx="2559050" cy="471805"/>
                  <wp:effectExtent l="0" t="0" r="0" b="4445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4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80E0C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есть хотя бы один из указанных выше документов, передать код </w:t>
            </w:r>
            <w:r w:rsidRPr="00FF2AE4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40</w:t>
            </w:r>
          </w:p>
          <w:p w14:paraId="788FBD05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Если оба есть, также передать код</w:t>
            </w:r>
            <w:r w:rsidRPr="00FF2AE4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40</w:t>
            </w:r>
          </w:p>
          <w:p w14:paraId="1C27A2BE" w14:textId="3D5360C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Передать только одно значение – 39 (приоритет 1) или 40 (приоритет 2)</w:t>
            </w:r>
          </w:p>
        </w:tc>
      </w:tr>
      <w:tr w:rsidR="00FF2AE4" w:rsidRPr="005A401D" w14:paraId="7D417074" w14:textId="77777777" w:rsidTr="005D0B61">
        <w:trPr>
          <w:cantSplit/>
          <w:trHeight w:val="70"/>
        </w:trPr>
        <w:tc>
          <w:tcPr>
            <w:tcW w:w="851" w:type="dxa"/>
          </w:tcPr>
          <w:p w14:paraId="56733091" w14:textId="3256F437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273" w:type="dxa"/>
          </w:tcPr>
          <w:p w14:paraId="1C1B111B" w14:textId="5DF8EAA2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ConfirmationDocNumber</w:t>
            </w:r>
            <w:proofErr w:type="spellEnd"/>
          </w:p>
        </w:tc>
        <w:tc>
          <w:tcPr>
            <w:tcW w:w="1848" w:type="dxa"/>
          </w:tcPr>
          <w:p w14:paraId="556BF7E6" w14:textId="314E330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 \{1,2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840" w:type="dxa"/>
          </w:tcPr>
          <w:p w14:paraId="2A120A26" w14:textId="200855C8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7ACFA302" w14:textId="2106F324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="00DC5F9C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ConfirmationDocType</w:t>
            </w:r>
            <w:proofErr w:type="spellEnd"/>
            <w:r w:rsidR="00DC5F9C" w:rsidRPr="003B177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>=</w:t>
            </w:r>
            <w:r w:rsidR="00DC5F9C" w:rsidRPr="003B177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>39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или 40, </w:t>
            </w:r>
          </w:p>
          <w:p w14:paraId="0AAD7D44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передать параметр Номер документа</w:t>
            </w:r>
          </w:p>
          <w:p w14:paraId="3CAB3ECB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клиента\Номер</w:t>
            </w:r>
          </w:p>
          <w:p w14:paraId="111C143F" w14:textId="1094C83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36D1B0FC" wp14:editId="257F8692">
                  <wp:extent cx="2171700" cy="764676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115" cy="772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5A401D" w14:paraId="565F275D" w14:textId="77777777" w:rsidTr="005D0B61">
        <w:trPr>
          <w:cantSplit/>
          <w:trHeight w:val="70"/>
        </w:trPr>
        <w:tc>
          <w:tcPr>
            <w:tcW w:w="851" w:type="dxa"/>
          </w:tcPr>
          <w:p w14:paraId="68061630" w14:textId="64312146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273" w:type="dxa"/>
          </w:tcPr>
          <w:p w14:paraId="4C8E2DC4" w14:textId="56A70B1E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ConfirmationDocSeries</w:t>
            </w:r>
            <w:proofErr w:type="spellEnd"/>
          </w:p>
        </w:tc>
        <w:tc>
          <w:tcPr>
            <w:tcW w:w="1848" w:type="dxa"/>
          </w:tcPr>
          <w:p w14:paraId="057E9B7D" w14:textId="61624FB8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 \{1,2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}</w:t>
            </w:r>
          </w:p>
        </w:tc>
        <w:tc>
          <w:tcPr>
            <w:tcW w:w="840" w:type="dxa"/>
          </w:tcPr>
          <w:p w14:paraId="651FB15F" w14:textId="13992D2C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7666B6F7" w14:textId="79E126DC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="00DC5F9C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ConfirmationDocType</w:t>
            </w:r>
            <w:proofErr w:type="spellEnd"/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39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или 40, передать параметр серия документа</w:t>
            </w:r>
          </w:p>
          <w:p w14:paraId="5D861498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 Серия документа</w:t>
            </w:r>
          </w:p>
          <w:p w14:paraId="0BE474BD" w14:textId="7BD0F696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1A90E3DD" wp14:editId="43824311">
                  <wp:extent cx="2185742" cy="769620"/>
                  <wp:effectExtent l="0" t="0" r="508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339" cy="77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5A401D" w14:paraId="3337D709" w14:textId="77777777" w:rsidTr="005D0B61">
        <w:trPr>
          <w:cantSplit/>
          <w:trHeight w:val="70"/>
        </w:trPr>
        <w:tc>
          <w:tcPr>
            <w:tcW w:w="851" w:type="dxa"/>
          </w:tcPr>
          <w:p w14:paraId="0952BC96" w14:textId="0ABA802E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19</w:t>
            </w:r>
          </w:p>
        </w:tc>
        <w:tc>
          <w:tcPr>
            <w:tcW w:w="2273" w:type="dxa"/>
          </w:tcPr>
          <w:p w14:paraId="46197D31" w14:textId="10795C94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ConfirmationDocDate</w:t>
            </w:r>
            <w:proofErr w:type="spellEnd"/>
          </w:p>
        </w:tc>
        <w:tc>
          <w:tcPr>
            <w:tcW w:w="1848" w:type="dxa"/>
          </w:tcPr>
          <w:p w14:paraId="5AE48B34" w14:textId="1AE16080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840" w:type="dxa"/>
          </w:tcPr>
          <w:p w14:paraId="0CBD31E5" w14:textId="533FD3F5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52B34674" w14:textId="159F6093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="00DC5F9C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ConfirmationDocType</w:t>
            </w:r>
            <w:proofErr w:type="spellEnd"/>
            <w:r w:rsidR="00DC5F9C" w:rsidRPr="003B177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>=</w:t>
            </w:r>
            <w:r w:rsidR="00DC5F9C" w:rsidRPr="003B177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>39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или 40,</w:t>
            </w:r>
          </w:p>
          <w:p w14:paraId="42A2B1EC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передать параметр Дата выдачи документа</w:t>
            </w:r>
          </w:p>
          <w:p w14:paraId="76908625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Клиент\Документы клиента\ Дата выдачи документа</w:t>
            </w:r>
          </w:p>
          <w:p w14:paraId="512FD62A" w14:textId="21772A5C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noProof/>
                <w:lang w:eastAsia="ru-RU"/>
              </w:rPr>
              <w:drawing>
                <wp:inline distT="0" distB="0" distL="0" distR="0" wp14:anchorId="73A0DB11" wp14:editId="7D011E99">
                  <wp:extent cx="2194560" cy="935547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74" cy="940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5A401D" w14:paraId="7EFEE018" w14:textId="77777777" w:rsidTr="005D0B61">
        <w:trPr>
          <w:cantSplit/>
          <w:trHeight w:val="70"/>
        </w:trPr>
        <w:tc>
          <w:tcPr>
            <w:tcW w:w="851" w:type="dxa"/>
          </w:tcPr>
          <w:p w14:paraId="7C69765E" w14:textId="5CADE2D1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2273" w:type="dxa"/>
          </w:tcPr>
          <w:p w14:paraId="74EEFA91" w14:textId="6F9E8565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ConfirmationExpirationDate</w:t>
            </w:r>
            <w:proofErr w:type="spellEnd"/>
          </w:p>
        </w:tc>
        <w:tc>
          <w:tcPr>
            <w:tcW w:w="1848" w:type="dxa"/>
          </w:tcPr>
          <w:p w14:paraId="0F0F87C9" w14:textId="2F705446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  <w:r w:rsidRPr="00FF2AE4" w:rsidDel="008C6BC1">
              <w:rPr>
                <w:rStyle w:val="ac"/>
              </w:rPr>
              <w:t xml:space="preserve"> </w:t>
            </w:r>
          </w:p>
        </w:tc>
        <w:tc>
          <w:tcPr>
            <w:tcW w:w="840" w:type="dxa"/>
          </w:tcPr>
          <w:p w14:paraId="61D8EE47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4246" w:type="dxa"/>
          </w:tcPr>
          <w:p w14:paraId="035DE085" w14:textId="2C5A87FD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ConfirmationDocType</w:t>
            </w:r>
            <w:proofErr w:type="spellEnd"/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DC5F9C">
              <w:rPr>
                <w:rFonts w:ascii="Arial" w:hAnsi="Arial" w:cs="Arial"/>
                <w:sz w:val="20"/>
                <w:szCs w:val="20"/>
                <w:lang w:eastAsia="ru-RU"/>
              </w:rPr>
              <w:t>=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DC5F9C">
              <w:rPr>
                <w:rFonts w:ascii="Arial" w:hAnsi="Arial" w:cs="Arial"/>
                <w:sz w:val="20"/>
                <w:szCs w:val="20"/>
                <w:lang w:eastAsia="ru-RU"/>
              </w:rPr>
              <w:t>39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или 40, передать параметр Срок действия Клиент\Документы клиента\ Дата истечения срока действия</w:t>
            </w:r>
          </w:p>
          <w:p w14:paraId="5A3A05D7" w14:textId="437AEEB0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329E0">
              <w:rPr>
                <w:noProof/>
                <w:highlight w:val="yellow"/>
                <w:lang w:eastAsia="ru-RU"/>
              </w:rPr>
              <w:drawing>
                <wp:inline distT="0" distB="0" distL="0" distR="0" wp14:anchorId="5E239B65" wp14:editId="170D5A25">
                  <wp:extent cx="2559050" cy="676275"/>
                  <wp:effectExtent l="0" t="0" r="0" b="952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5A401D" w14:paraId="2755CF64" w14:textId="77777777" w:rsidTr="005D0B61">
        <w:trPr>
          <w:cantSplit/>
          <w:trHeight w:val="70"/>
        </w:trPr>
        <w:tc>
          <w:tcPr>
            <w:tcW w:w="851" w:type="dxa"/>
          </w:tcPr>
          <w:p w14:paraId="01ABCE56" w14:textId="2E9CC371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2273" w:type="dxa"/>
          </w:tcPr>
          <w:p w14:paraId="37175A70" w14:textId="1ABA7899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ConfirmationDocName</w:t>
            </w:r>
            <w:proofErr w:type="spellEnd"/>
          </w:p>
        </w:tc>
        <w:tc>
          <w:tcPr>
            <w:tcW w:w="1848" w:type="dxa"/>
          </w:tcPr>
          <w:p w14:paraId="15F54014" w14:textId="7EB14F88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text {1,500}</w:t>
            </w:r>
          </w:p>
        </w:tc>
        <w:tc>
          <w:tcPr>
            <w:tcW w:w="840" w:type="dxa"/>
          </w:tcPr>
          <w:p w14:paraId="7CA7EB05" w14:textId="73451F52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5D07CD8A" w14:textId="32D144DE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="00DC5F9C">
              <w:rPr>
                <w:rFonts w:ascii="Arial" w:hAnsi="Arial" w:cs="Arial"/>
                <w:sz w:val="20"/>
                <w:szCs w:val="20"/>
                <w:lang w:val="en-US" w:eastAsia="ru-RU"/>
              </w:rPr>
              <w:t>ConfirmationDocType</w:t>
            </w:r>
            <w:proofErr w:type="spellEnd"/>
            <w:r w:rsidR="00DC5F9C" w:rsidRPr="003B177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>=</w:t>
            </w:r>
            <w:r w:rsidR="00DC5F9C" w:rsidRPr="003B177B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DC5F9C" w:rsidRPr="00DC5F9C">
              <w:rPr>
                <w:rFonts w:ascii="Arial" w:hAnsi="Arial" w:cs="Arial"/>
                <w:sz w:val="20"/>
                <w:szCs w:val="20"/>
                <w:lang w:eastAsia="ru-RU"/>
              </w:rPr>
              <w:t>39</w:t>
            </w:r>
            <w:r w:rsidR="00DC5F9C" w:rsidRPr="00FF2AE4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или 40, Наименование документа</w:t>
            </w:r>
          </w:p>
          <w:p w14:paraId="0F65034C" w14:textId="77777777" w:rsidR="00FF2AE4" w:rsidRP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F2AE4">
              <w:rPr>
                <w:rFonts w:ascii="Arial" w:hAnsi="Arial" w:cs="Arial"/>
                <w:sz w:val="20"/>
                <w:szCs w:val="20"/>
                <w:lang w:eastAsia="ru-RU"/>
              </w:rPr>
              <w:t>Передавать значение поля «Название»</w:t>
            </w:r>
          </w:p>
          <w:p w14:paraId="50F02204" w14:textId="313C3E1F" w:rsidR="00FF2AE4" w:rsidRPr="00FF2AE4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pict w14:anchorId="3DCF8400">
                <v:shape id="_x0000_i1029" type="#_x0000_t75" style="width:201pt;height:115.5pt">
                  <v:imagedata r:id="rId52" o:title="777777777777777777777777777"/>
                </v:shape>
              </w:pict>
            </w:r>
          </w:p>
        </w:tc>
      </w:tr>
      <w:tr w:rsidR="00FF2AE4" w:rsidRPr="005A401D" w14:paraId="00FF5F56" w14:textId="77777777" w:rsidTr="005D0B61">
        <w:trPr>
          <w:cantSplit/>
          <w:trHeight w:val="70"/>
        </w:trPr>
        <w:tc>
          <w:tcPr>
            <w:tcW w:w="851" w:type="dxa"/>
          </w:tcPr>
          <w:p w14:paraId="05311546" w14:textId="7F2D595B" w:rsidR="00FF2AE4" w:rsidRPr="005A401D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EC2F71">
              <w:rPr>
                <w:rFonts w:ascii="Arial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2273" w:type="dxa"/>
          </w:tcPr>
          <w:p w14:paraId="4709E1CA" w14:textId="3B64E2CA" w:rsidR="00FF2AE4" w:rsidRPr="00C8789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7894">
              <w:rPr>
                <w:rFonts w:ascii="Arial" w:hAnsi="Arial" w:cs="Arial"/>
                <w:sz w:val="20"/>
                <w:szCs w:val="20"/>
                <w:lang w:val="en-US" w:eastAsia="ru-RU"/>
              </w:rPr>
              <w:t>Phone</w:t>
            </w:r>
          </w:p>
        </w:tc>
        <w:tc>
          <w:tcPr>
            <w:tcW w:w="1848" w:type="dxa"/>
          </w:tcPr>
          <w:p w14:paraId="6127E789" w14:textId="69E3716F" w:rsidR="00FF2AE4" w:rsidRPr="00C8789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840" w:type="dxa"/>
          </w:tcPr>
          <w:p w14:paraId="52EA54DA" w14:textId="58490567" w:rsidR="00FF2AE4" w:rsidRPr="005A401D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5A401D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</w:tcPr>
          <w:p w14:paraId="06D0FD21" w14:textId="77777777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Телефон</w:t>
            </w:r>
          </w:p>
          <w:p w14:paraId="61FB4CCF" w14:textId="682B7BDD" w:rsidR="00FF2AE4" w:rsidRPr="00790EF8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bookmarkStart w:id="23" w:name="ТелефонiSimple"/>
            <w:r>
              <w:rPr>
                <w:rFonts w:ascii="Arial" w:hAnsi="Arial" w:cs="Arial"/>
                <w:strike/>
                <w:sz w:val="20"/>
                <w:szCs w:val="20"/>
                <w:lang w:eastAsia="ru-RU"/>
              </w:rPr>
              <w:t>А</w:t>
            </w:r>
            <w:r w:rsidRPr="00790EF8">
              <w:rPr>
                <w:rFonts w:ascii="Arial" w:hAnsi="Arial" w:cs="Arial"/>
                <w:sz w:val="20"/>
                <w:szCs w:val="20"/>
                <w:lang w:eastAsia="ru-RU"/>
              </w:rPr>
              <w:t xml:space="preserve">лгоритм поиска телефона из процедуры </w:t>
            </w:r>
            <w:r w:rsidRPr="00790EF8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ISMPL2_CUSTOMER</w:t>
            </w:r>
            <w:r w:rsidRPr="00790EF8">
              <w:rPr>
                <w:rFonts w:ascii="Arial" w:hAnsi="Arial" w:cs="Arial"/>
                <w:sz w:val="20"/>
                <w:szCs w:val="20"/>
                <w:lang w:eastAsia="ru-RU"/>
              </w:rPr>
              <w:t>, работающей в ДБО ФЛ</w:t>
            </w:r>
            <w:bookmarkEnd w:id="23"/>
            <w:r w:rsidRPr="00790EF8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для телефона </w:t>
            </w:r>
            <w:proofErr w:type="spellStart"/>
            <w:r w:rsidRPr="00790EF8">
              <w:rPr>
                <w:b/>
                <w:color w:val="FF0000"/>
                <w:lang w:val="en-US"/>
              </w:rPr>
              <w:t>PhoneSMS</w:t>
            </w:r>
            <w:proofErr w:type="spellEnd"/>
            <w:r w:rsidRPr="00790EF8">
              <w:rPr>
                <w:rFonts w:ascii="Arial" w:hAnsi="Arial" w:cs="Arial"/>
                <w:sz w:val="20"/>
                <w:szCs w:val="20"/>
                <w:lang w:eastAsia="ru-RU"/>
              </w:rPr>
              <w:t>.</w:t>
            </w:r>
          </w:p>
          <w:p w14:paraId="2C00B38E" w14:textId="77777777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790EF8">
              <w:rPr>
                <w:rFonts w:ascii="Arial" w:hAnsi="Arial" w:cs="Arial"/>
                <w:sz w:val="20"/>
                <w:szCs w:val="20"/>
                <w:lang w:eastAsia="ru-RU"/>
              </w:rPr>
              <w:t>Фрагмент кода определения телефона:</w:t>
            </w:r>
            <w:r w:rsidRPr="00790EF8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790EF8">
              <w:rPr>
                <w:rFonts w:ascii="Arial" w:hAnsi="Arial" w:cs="Arial"/>
                <w:sz w:val="20"/>
                <w:szCs w:val="20"/>
                <w:lang w:val="en-US" w:eastAsia="ru-RU"/>
              </w:rPr>
              <w:object w:dxaOrig="1530" w:dyaOrig="991" w14:anchorId="637CE27F">
                <v:shape id="_x0000_i1030" type="#_x0000_t75" style="width:78pt;height:49.5pt" o:ole="">
                  <v:imagedata r:id="rId53" o:title=""/>
                </v:shape>
                <o:OLEObject Type="Embed" ProgID="Package" ShapeID="_x0000_i1030" DrawAspect="Icon" ObjectID="_1787470858" r:id="rId54"/>
              </w:object>
            </w:r>
          </w:p>
          <w:p w14:paraId="526B27A8" w14:textId="77777777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  <w:p w14:paraId="02C6001F" w14:textId="369255BA" w:rsidR="00FF2AE4" w:rsidRPr="005F13D1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FF2AE4" w:rsidRPr="00EC2F71" w14:paraId="014EF33C" w14:textId="77777777" w:rsidTr="005D0B61">
        <w:trPr>
          <w:cantSplit/>
        </w:trPr>
        <w:tc>
          <w:tcPr>
            <w:tcW w:w="851" w:type="dxa"/>
          </w:tcPr>
          <w:p w14:paraId="170DD98F" w14:textId="0C6F9F9E" w:rsidR="00FF2AE4" w:rsidRPr="00EC2F71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2273" w:type="dxa"/>
          </w:tcPr>
          <w:p w14:paraId="095FF8FA" w14:textId="2C0BE621" w:rsidR="00FF2AE4" w:rsidRPr="005301B7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proofErr w:type="spellStart"/>
            <w:r w:rsidRPr="005301B7">
              <w:rPr>
                <w:rFonts w:ascii="Arial" w:hAnsi="Arial" w:cs="Arial"/>
                <w:sz w:val="20"/>
                <w:szCs w:val="20"/>
                <w:lang w:val="en-US" w:eastAsia="ru-RU"/>
              </w:rPr>
              <w:t>PhoneStatus</w:t>
            </w:r>
            <w:proofErr w:type="spellEnd"/>
          </w:p>
        </w:tc>
        <w:tc>
          <w:tcPr>
            <w:tcW w:w="1848" w:type="dxa"/>
          </w:tcPr>
          <w:p w14:paraId="41DF40DF" w14:textId="77777777" w:rsidR="00FF2AE4" w:rsidRPr="0003142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840" w:type="dxa"/>
          </w:tcPr>
          <w:p w14:paraId="2CC891BD" w14:textId="77777777" w:rsidR="00FF2AE4" w:rsidRPr="005A401D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4246" w:type="dxa"/>
          </w:tcPr>
          <w:p w14:paraId="51A767B1" w14:textId="4BE3431F" w:rsidR="00FF2AE4" w:rsidRPr="006D3C4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D3C4A">
              <w:rPr>
                <w:rFonts w:ascii="Arial" w:hAnsi="Arial" w:cs="Arial"/>
                <w:sz w:val="20"/>
                <w:szCs w:val="20"/>
                <w:lang w:eastAsia="ru-RU"/>
              </w:rPr>
              <w:t>Если телефон есть (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предыдущее поле </w:t>
            </w:r>
            <w:r w:rsidRPr="006D3C4A">
              <w:rPr>
                <w:rFonts w:ascii="Arial" w:hAnsi="Arial" w:cs="Arial"/>
                <w:sz w:val="20"/>
                <w:szCs w:val="20"/>
                <w:lang w:val="en-US" w:eastAsia="ru-RU"/>
              </w:rPr>
              <w:t>Telephone</w:t>
            </w:r>
            <w:r w:rsidRPr="006D3C4A">
              <w:rPr>
                <w:rFonts w:ascii="Arial" w:hAnsi="Arial" w:cs="Arial"/>
                <w:sz w:val="20"/>
                <w:szCs w:val="20"/>
                <w:lang w:eastAsia="ru-RU"/>
              </w:rPr>
              <w:t>), то вернуть признак</w:t>
            </w:r>
          </w:p>
          <w:p w14:paraId="41BB6EFC" w14:textId="6892DB91" w:rsidR="00FF2AE4" w:rsidRPr="006D3C4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D3C4A">
              <w:rPr>
                <w:rFonts w:ascii="Arial" w:hAnsi="Arial" w:cs="Arial"/>
                <w:sz w:val="20"/>
                <w:szCs w:val="20"/>
                <w:lang w:eastAsia="ru-RU"/>
              </w:rPr>
              <w:t>Поля «Не действ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у</w:t>
            </w:r>
            <w:r w:rsidRPr="006D3C4A">
              <w:rPr>
                <w:rFonts w:ascii="Arial" w:hAnsi="Arial" w:cs="Arial"/>
                <w:sz w:val="20"/>
                <w:szCs w:val="20"/>
                <w:lang w:eastAsia="ru-RU"/>
              </w:rPr>
              <w:t>ет»</w:t>
            </w:r>
          </w:p>
          <w:p w14:paraId="022ABDBC" w14:textId="77777777" w:rsidR="00FF2AE4" w:rsidRPr="006D3C4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D3C4A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2885F14" wp14:editId="1AD85E0A">
                  <wp:extent cx="1556004" cy="887838"/>
                  <wp:effectExtent l="0" t="0" r="635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972" cy="89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B37E2" w14:textId="72F587E7" w:rsidR="00FF2AE4" w:rsidRPr="006D3C4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D3C4A">
              <w:rPr>
                <w:rFonts w:ascii="Arial" w:hAnsi="Arial" w:cs="Arial"/>
                <w:sz w:val="20"/>
                <w:szCs w:val="20"/>
                <w:lang w:eastAsia="ru-RU"/>
              </w:rPr>
              <w:t>- 0 = Действует</w:t>
            </w:r>
          </w:p>
          <w:p w14:paraId="506BA406" w14:textId="77E5DE06" w:rsidR="00FF2AE4" w:rsidRPr="006D3C4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D3C4A">
              <w:rPr>
                <w:rFonts w:ascii="Arial" w:hAnsi="Arial" w:cs="Arial"/>
                <w:sz w:val="20"/>
                <w:szCs w:val="20"/>
                <w:lang w:eastAsia="ru-RU"/>
              </w:rPr>
              <w:t>- 1 = Не действует</w:t>
            </w:r>
          </w:p>
          <w:p w14:paraId="258BDAA0" w14:textId="57AC55FA" w:rsidR="00FF2AE4" w:rsidRPr="006D3C4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FF2AE4" w:rsidRPr="00CB65B0" w14:paraId="3AE00BDE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F4216AC" w14:textId="36D3015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  <w:shd w:val="clear" w:color="auto" w:fill="auto"/>
          </w:tcPr>
          <w:p w14:paraId="756C73FC" w14:textId="048B793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AddressRegisteredPostCode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5CAA90E4" w14:textId="5233D6D1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[0-9]{6}</w:t>
            </w:r>
          </w:p>
        </w:tc>
        <w:tc>
          <w:tcPr>
            <w:tcW w:w="840" w:type="dxa"/>
            <w:shd w:val="clear" w:color="auto" w:fill="auto"/>
          </w:tcPr>
          <w:p w14:paraId="16856EE5" w14:textId="29C4F6A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690F0F5" w14:textId="7B8E67A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Почтовый индекс (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=- Тип адреса = Адрес регистрации, п. 14-24)</w:t>
            </w:r>
          </w:p>
          <w:p w14:paraId="17FC0888" w14:textId="1178CF4F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04373FA3">
                <v:shape id="_x0000_i1031" type="#_x0000_t75" style="width:163pt;height:57.5pt">
                  <v:imagedata r:id="rId56" o:title="Индекс"/>
                </v:shape>
              </w:pict>
            </w:r>
          </w:p>
        </w:tc>
      </w:tr>
      <w:tr w:rsidR="00FF2AE4" w:rsidRPr="00CB65B0" w14:paraId="22F69CCB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760ED608" w14:textId="4450853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273" w:type="dxa"/>
            <w:shd w:val="clear" w:color="auto" w:fill="auto"/>
          </w:tcPr>
          <w:p w14:paraId="3235E858" w14:textId="718E07E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AddressRegisteredCountryCode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591F4020" w14:textId="6931B182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text [0-9]{3}</w:t>
            </w:r>
          </w:p>
        </w:tc>
        <w:tc>
          <w:tcPr>
            <w:tcW w:w="840" w:type="dxa"/>
            <w:shd w:val="clear" w:color="auto" w:fill="auto"/>
          </w:tcPr>
          <w:p w14:paraId="1EEBE265" w14:textId="225604D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33F164F8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Код страны по ОКСМ, </w:t>
            </w:r>
            <w:proofErr w:type="gram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например</w:t>
            </w:r>
            <w:proofErr w:type="gram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Россия = 643</w:t>
            </w:r>
          </w:p>
          <w:p w14:paraId="5A58FD34" w14:textId="4EBB5815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9051B33">
                <v:shape id="_x0000_i1032" type="#_x0000_t75" style="width:165pt;height:79.5pt">
                  <v:imagedata r:id="rId57" o:title="Код страны"/>
                </v:shape>
              </w:pict>
            </w:r>
          </w:p>
        </w:tc>
      </w:tr>
      <w:tr w:rsidR="00FF2AE4" w:rsidRPr="00763B61" w14:paraId="22062EC0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1E448A44" w14:textId="619FF4E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2273" w:type="dxa"/>
            <w:shd w:val="clear" w:color="auto" w:fill="auto"/>
          </w:tcPr>
          <w:p w14:paraId="46791DA2" w14:textId="6E53D3F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AddressRegisteredCountrySubDivisionCode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2F729BE8" w14:textId="338D1709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[0-9]{2}</w:t>
            </w:r>
          </w:p>
        </w:tc>
        <w:tc>
          <w:tcPr>
            <w:tcW w:w="840" w:type="dxa"/>
            <w:shd w:val="clear" w:color="auto" w:fill="auto"/>
          </w:tcPr>
          <w:p w14:paraId="5AD3D4C4" w14:textId="65C0F5C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0B9659F8" w14:textId="24A5CE9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Код субъекта РФ по ОКАТО, например, Московская область = 50</w:t>
            </w:r>
          </w:p>
        </w:tc>
      </w:tr>
      <w:tr w:rsidR="00FF2AE4" w:rsidRPr="00763B61" w14:paraId="4E012F22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9286343" w14:textId="2741EFC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273" w:type="dxa"/>
            <w:shd w:val="clear" w:color="auto" w:fill="auto"/>
          </w:tcPr>
          <w:p w14:paraId="7D74D9C0" w14:textId="0E48B608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AddressRegisteredDistrict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06D2A7D8" w14:textId="08BA2C3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5A7DBE24" w14:textId="693E92CA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20924FAA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Район</w:t>
            </w:r>
          </w:p>
          <w:p w14:paraId="24F45F85" w14:textId="2806DF0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AA7318A" wp14:editId="6B2449BB">
                  <wp:extent cx="2189515" cy="853440"/>
                  <wp:effectExtent l="0" t="0" r="1270" b="3810"/>
                  <wp:docPr id="44" name="Рисунок 44" descr="C:\Users\FadeevaSS\AppData\Local\Microsoft\Windows\INetCache\Content.Word\Рай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C:\Users\FadeevaSS\AppData\Local\Microsoft\Windows\INetCache\Content.Word\Район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8" cy="8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763B61" w14:paraId="4D0C9CC2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D47360A" w14:textId="19C7371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73" w:type="dxa"/>
            <w:shd w:val="clear" w:color="auto" w:fill="auto"/>
          </w:tcPr>
          <w:p w14:paraId="7FF0DE5E" w14:textId="6019394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AddressRegisteredTown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48" w:type="dxa"/>
            <w:shd w:val="clear" w:color="auto" w:fill="auto"/>
          </w:tcPr>
          <w:p w14:paraId="568FB9F4" w14:textId="59754B80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62DD9E94" w14:textId="03DE47D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ADBB06A" w14:textId="0C24CBA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Город</w:t>
            </w:r>
          </w:p>
          <w:p w14:paraId="6B1984E8" w14:textId="090BC9B9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0177C560">
                <v:shape id="_x0000_i1033" type="#_x0000_t75" style="width:173.5pt;height:65.5pt">
                  <v:imagedata r:id="rId59" o:title="Город"/>
                </v:shape>
              </w:pict>
            </w:r>
          </w:p>
        </w:tc>
      </w:tr>
      <w:tr w:rsidR="00FF2AE4" w:rsidRPr="00763B61" w14:paraId="72B262CF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78A5D2E3" w14:textId="2E3E354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273" w:type="dxa"/>
            <w:shd w:val="clear" w:color="auto" w:fill="auto"/>
          </w:tcPr>
          <w:p w14:paraId="0C9849C3" w14:textId="4738B10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AddressRegisteredTown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48" w:type="dxa"/>
            <w:shd w:val="clear" w:color="auto" w:fill="auto"/>
          </w:tcPr>
          <w:p w14:paraId="4952804D" w14:textId="34CCFA63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7D10E83B" w14:textId="36AE7FC8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8A25DAB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sz w:val="20"/>
                <w:szCs w:val="20"/>
              </w:rPr>
              <w:t>Населенный пункт</w:t>
            </w:r>
          </w:p>
          <w:p w14:paraId="0CAA0C9C" w14:textId="34F50067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4A9B3DD0">
                <v:shape id="_x0000_i1034" type="#_x0000_t75" style="width:200.5pt;height:80pt">
                  <v:imagedata r:id="rId60" o:title="Населенный пункт"/>
                </v:shape>
              </w:pict>
            </w:r>
          </w:p>
        </w:tc>
      </w:tr>
      <w:tr w:rsidR="00FF2AE4" w:rsidRPr="00763B61" w14:paraId="11619D82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6916A7B2" w14:textId="62F77E0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273" w:type="dxa"/>
            <w:shd w:val="clear" w:color="auto" w:fill="auto"/>
          </w:tcPr>
          <w:p w14:paraId="252C4F40" w14:textId="36ABAEC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AddressRegisteredStreet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2FE92032" w14:textId="71F3D503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1D84DEC1" w14:textId="323FC1B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06EE5BE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Улица</w:t>
            </w:r>
          </w:p>
          <w:p w14:paraId="0D625B9F" w14:textId="6970B0AB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2F73311">
                <v:shape id="_x0000_i1035" type="#_x0000_t75" style="width:141.5pt;height:112.5pt">
                  <v:imagedata r:id="rId61" o:title="Улица"/>
                </v:shape>
              </w:pict>
            </w:r>
          </w:p>
        </w:tc>
      </w:tr>
      <w:tr w:rsidR="00FF2AE4" w:rsidRPr="00763B61" w14:paraId="04DDE227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B67BF12" w14:textId="5EAEC37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73" w:type="dxa"/>
            <w:shd w:val="clear" w:color="auto" w:fill="auto"/>
          </w:tcPr>
          <w:p w14:paraId="2619C2F3" w14:textId="359213F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AddressRegisteredBuilding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5589A9A" w14:textId="332771E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840" w:type="dxa"/>
            <w:shd w:val="clear" w:color="auto" w:fill="auto"/>
          </w:tcPr>
          <w:p w14:paraId="732FD3DE" w14:textId="0B49258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0B74829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Дом</w:t>
            </w:r>
          </w:p>
          <w:p w14:paraId="0CDFE842" w14:textId="225831AD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0315C86">
                <v:shape id="_x0000_i1036" type="#_x0000_t75" style="width:161.5pt;height:130.5pt">
                  <v:imagedata r:id="rId62" o:title="Дом"/>
                </v:shape>
              </w:pict>
            </w:r>
          </w:p>
        </w:tc>
      </w:tr>
      <w:tr w:rsidR="00FF2AE4" w:rsidRPr="00763B61" w14:paraId="467724E6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BEA1618" w14:textId="45FDD02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2273" w:type="dxa"/>
            <w:shd w:val="clear" w:color="auto" w:fill="auto"/>
          </w:tcPr>
          <w:p w14:paraId="1E5E59B5" w14:textId="2859996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AddressRegisteredHousing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24A43711" w14:textId="783DD47C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840" w:type="dxa"/>
            <w:shd w:val="clear" w:color="auto" w:fill="auto"/>
          </w:tcPr>
          <w:p w14:paraId="4AE15780" w14:textId="679C173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9DE2468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Корпус</w:t>
            </w:r>
          </w:p>
          <w:p w14:paraId="41E6988D" w14:textId="51F5D209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7E79CABB">
                <v:shape id="_x0000_i1037" type="#_x0000_t75" style="width:163pt;height:130.5pt">
                  <v:imagedata r:id="rId63" o:title="Корпус"/>
                </v:shape>
              </w:pict>
            </w:r>
          </w:p>
        </w:tc>
      </w:tr>
      <w:tr w:rsidR="00FF2AE4" w:rsidRPr="00763B61" w14:paraId="071211E5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20B546BC" w14:textId="78642E0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2273" w:type="dxa"/>
            <w:shd w:val="clear" w:color="auto" w:fill="auto"/>
          </w:tcPr>
          <w:p w14:paraId="65675051" w14:textId="7943BD9E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AddressRegisteredRoom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7813234" w14:textId="2FAE65E9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840" w:type="dxa"/>
            <w:shd w:val="clear" w:color="auto" w:fill="auto"/>
          </w:tcPr>
          <w:p w14:paraId="426FDB9E" w14:textId="6A34949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71B7F36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Квартира</w:t>
            </w:r>
          </w:p>
          <w:p w14:paraId="5849175C" w14:textId="4FE4777B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4043DFC1">
                <v:shape id="_x0000_i1038" type="#_x0000_t75" style="width:174.5pt;height:1in">
                  <v:imagedata r:id="rId64" o:title="Квартира"/>
                </v:shape>
              </w:pict>
            </w:r>
          </w:p>
        </w:tc>
      </w:tr>
      <w:tr w:rsidR="00FF2AE4" w:rsidRPr="00763B61" w14:paraId="007EFBA8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47D3FD60" w14:textId="213FFC0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2273" w:type="dxa"/>
            <w:shd w:val="clear" w:color="auto" w:fill="auto"/>
          </w:tcPr>
          <w:p w14:paraId="2AAC2FFB" w14:textId="3D90AF63" w:rsidR="00FF2AE4" w:rsidRPr="004D573B" w:rsidRDefault="00FF2AE4" w:rsidP="00FF2AE4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512DBF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AddressRegisteredAddressLine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2AB97D70" w14:textId="2F6B0A2E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87894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7894">
              <w:rPr>
                <w:rFonts w:ascii="Arial" w:hAnsi="Arial" w:cs="Arial"/>
                <w:sz w:val="20"/>
                <w:szCs w:val="20"/>
              </w:rPr>
              <w:t xml:space="preserve"> {1,500}</w:t>
            </w:r>
          </w:p>
        </w:tc>
        <w:tc>
          <w:tcPr>
            <w:tcW w:w="840" w:type="dxa"/>
            <w:shd w:val="clear" w:color="auto" w:fill="auto"/>
          </w:tcPr>
          <w:p w14:paraId="290DEF94" w14:textId="7E345FD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CA8080B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Адрес, представленный строкой</w:t>
            </w:r>
          </w:p>
          <w:p w14:paraId="16ACDBF5" w14:textId="3C6F6581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0A3B098">
                <v:shape id="_x0000_i1039" type="#_x0000_t75" style="width:184pt;height:52.5pt">
                  <v:imagedata r:id="rId65" o:title="Адрес строкой"/>
                </v:shape>
              </w:pict>
            </w:r>
          </w:p>
        </w:tc>
      </w:tr>
      <w:tr w:rsidR="00FF2AE4" w:rsidRPr="00BA3CED" w14:paraId="1049C7C4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798CD4D9" w14:textId="170D079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2273" w:type="dxa"/>
            <w:shd w:val="clear" w:color="auto" w:fill="auto"/>
          </w:tcPr>
          <w:p w14:paraId="2ACE7302" w14:textId="65FA696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AddressResidencePostCode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D1ED60A" w14:textId="127F3433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[0-9]{6}</w:t>
            </w:r>
          </w:p>
        </w:tc>
        <w:tc>
          <w:tcPr>
            <w:tcW w:w="840" w:type="dxa"/>
            <w:shd w:val="clear" w:color="auto" w:fill="auto"/>
          </w:tcPr>
          <w:p w14:paraId="33060DF5" w14:textId="35AE99B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03386870" w14:textId="524D41E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Почтовый индекс (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–  Тип адреса = Адрес пребывания, п. 25-35)</w:t>
            </w:r>
          </w:p>
          <w:p w14:paraId="0A523F0F" w14:textId="260B3E3F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064AEB7A">
                <v:shape id="_x0000_i1040" type="#_x0000_t75" style="width:163pt;height:57.5pt">
                  <v:imagedata r:id="rId56" o:title="Индекс"/>
                </v:shape>
              </w:pict>
            </w:r>
          </w:p>
        </w:tc>
      </w:tr>
      <w:tr w:rsidR="00FF2AE4" w:rsidRPr="00BA3CED" w14:paraId="357EB7E8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0B7E73D" w14:textId="69EDEF3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73" w:type="dxa"/>
            <w:shd w:val="clear" w:color="auto" w:fill="auto"/>
          </w:tcPr>
          <w:p w14:paraId="2A2EB66D" w14:textId="7CD43CE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AddressResidenceCountryCode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5D192DF7" w14:textId="2EE6C1C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[0-9]{3}</w:t>
            </w:r>
          </w:p>
        </w:tc>
        <w:tc>
          <w:tcPr>
            <w:tcW w:w="840" w:type="dxa"/>
            <w:shd w:val="clear" w:color="auto" w:fill="auto"/>
          </w:tcPr>
          <w:p w14:paraId="2A05552E" w14:textId="54DFDFC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DD912B3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Код страны по ОКСМ, </w:t>
            </w:r>
            <w:proofErr w:type="gram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например</w:t>
            </w:r>
            <w:proofErr w:type="gram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Россия = 643</w:t>
            </w:r>
          </w:p>
          <w:p w14:paraId="29A18BD8" w14:textId="0BAF5571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2B97E92C">
                <v:shape id="_x0000_i1041" type="#_x0000_t75" style="width:165pt;height:79.5pt">
                  <v:imagedata r:id="rId57" o:title="Код страны"/>
                </v:shape>
              </w:pict>
            </w:r>
          </w:p>
        </w:tc>
      </w:tr>
      <w:tr w:rsidR="00FF2AE4" w:rsidRPr="00BA3CED" w14:paraId="2D1B493A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5B87910" w14:textId="44C8955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273" w:type="dxa"/>
            <w:shd w:val="clear" w:color="auto" w:fill="auto"/>
          </w:tcPr>
          <w:p w14:paraId="21094CB5" w14:textId="55C89B7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AddressResidenceCountrySubDivisionCode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7CD072D3" w14:textId="5562C472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[0-9]{2}</w:t>
            </w:r>
          </w:p>
        </w:tc>
        <w:tc>
          <w:tcPr>
            <w:tcW w:w="840" w:type="dxa"/>
            <w:shd w:val="clear" w:color="auto" w:fill="auto"/>
          </w:tcPr>
          <w:p w14:paraId="63D1F5E5" w14:textId="4456FA8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08D34C1A" w14:textId="2A96222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Код субъекта РФ по ОКАТО, например, Московская область = 50</w:t>
            </w:r>
          </w:p>
        </w:tc>
      </w:tr>
      <w:tr w:rsidR="00FF2AE4" w:rsidRPr="00BA3CED" w14:paraId="322032BD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05D19DF" w14:textId="233E7ABA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73" w:type="dxa"/>
            <w:shd w:val="clear" w:color="auto" w:fill="auto"/>
          </w:tcPr>
          <w:p w14:paraId="0EB62734" w14:textId="1ED7538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AddressResidenceDistrict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7D0AA94A" w14:textId="075245DB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1D0D7B52" w14:textId="7A4E888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31D94039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Район</w:t>
            </w:r>
          </w:p>
          <w:p w14:paraId="2940B303" w14:textId="76818AC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2B58D04" wp14:editId="69EFD08E">
                  <wp:extent cx="2189515" cy="853440"/>
                  <wp:effectExtent l="0" t="0" r="1270" b="3810"/>
                  <wp:docPr id="2" name="Рисунок 2" descr="C:\Users\FadeevaSS\AppData\Local\Microsoft\Windows\INetCache\Content.Word\Рай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C:\Users\FadeevaSS\AppData\Local\Microsoft\Windows\INetCache\Content.Word\Район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8" cy="8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BA3CED" w14:paraId="7397817F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B7ECB0F" w14:textId="19B0807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273" w:type="dxa"/>
            <w:shd w:val="clear" w:color="auto" w:fill="auto"/>
          </w:tcPr>
          <w:p w14:paraId="0A40E495" w14:textId="78D5859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AddressResidenceTown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48" w:type="dxa"/>
            <w:shd w:val="clear" w:color="auto" w:fill="auto"/>
          </w:tcPr>
          <w:p w14:paraId="768DCB58" w14:textId="754B65D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38BED70C" w14:textId="688ED33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A160927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Город</w:t>
            </w:r>
          </w:p>
          <w:p w14:paraId="0C4CA661" w14:textId="3A6A1654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4A495386">
                <v:shape id="_x0000_i1042" type="#_x0000_t75" style="width:173.5pt;height:65.5pt">
                  <v:imagedata r:id="rId59" o:title="Город"/>
                </v:shape>
              </w:pict>
            </w:r>
          </w:p>
        </w:tc>
      </w:tr>
      <w:tr w:rsidR="00FF2AE4" w:rsidRPr="00BA3CED" w14:paraId="3584FD11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CC6B8A9" w14:textId="589D3DC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273" w:type="dxa"/>
            <w:shd w:val="clear" w:color="auto" w:fill="auto"/>
          </w:tcPr>
          <w:p w14:paraId="2EA6F679" w14:textId="35A8D2A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AddressResidenceTown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48" w:type="dxa"/>
            <w:shd w:val="clear" w:color="auto" w:fill="auto"/>
          </w:tcPr>
          <w:p w14:paraId="564A59F2" w14:textId="3F4F9E63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7D697885" w14:textId="6C7C22F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42BFFD49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sz w:val="20"/>
                <w:szCs w:val="20"/>
              </w:rPr>
              <w:t>Населенный пункт</w:t>
            </w:r>
          </w:p>
          <w:p w14:paraId="52417DD4" w14:textId="5A64BDC6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51DDBD9C">
                <v:shape id="_x0000_i1043" type="#_x0000_t75" style="width:200.5pt;height:80pt">
                  <v:imagedata r:id="rId60" o:title="Населенный пункт"/>
                </v:shape>
              </w:pict>
            </w:r>
          </w:p>
        </w:tc>
      </w:tr>
      <w:tr w:rsidR="00FF2AE4" w:rsidRPr="00BA3CED" w14:paraId="4D40A00A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A4B2999" w14:textId="44BB545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73" w:type="dxa"/>
            <w:shd w:val="clear" w:color="auto" w:fill="auto"/>
          </w:tcPr>
          <w:p w14:paraId="1087BB7C" w14:textId="23A16EC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AddressResidenceStreet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23042E9" w14:textId="252FCAE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5083CDB1" w14:textId="3588289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45BE52D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Улица</w:t>
            </w:r>
          </w:p>
          <w:p w14:paraId="6B76F277" w14:textId="2473A1B4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4389B119">
                <v:shape id="_x0000_i1044" type="#_x0000_t75" style="width:141.5pt;height:113pt">
                  <v:imagedata r:id="rId61" o:title="Улица"/>
                </v:shape>
              </w:pict>
            </w:r>
          </w:p>
        </w:tc>
      </w:tr>
      <w:tr w:rsidR="00FF2AE4" w:rsidRPr="00BA3CED" w14:paraId="5B8097D2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7C099494" w14:textId="36E4FC2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273" w:type="dxa"/>
            <w:shd w:val="clear" w:color="auto" w:fill="auto"/>
          </w:tcPr>
          <w:p w14:paraId="1695F066" w14:textId="24811F6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AddressResidenceBuilding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1342BA2" w14:textId="7821F72E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840" w:type="dxa"/>
            <w:shd w:val="clear" w:color="auto" w:fill="auto"/>
          </w:tcPr>
          <w:p w14:paraId="197AB0A2" w14:textId="4A148EA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0BDB330C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Дом</w:t>
            </w:r>
          </w:p>
          <w:p w14:paraId="12D6F4F8" w14:textId="734218F7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1B29A6E">
                <v:shape id="_x0000_i1045" type="#_x0000_t75" style="width:161.5pt;height:129pt">
                  <v:imagedata r:id="rId62" o:title="Дом"/>
                </v:shape>
              </w:pict>
            </w:r>
          </w:p>
        </w:tc>
      </w:tr>
      <w:tr w:rsidR="00FF2AE4" w:rsidRPr="00BA3CED" w14:paraId="39A8C854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D6DF197" w14:textId="5D4EF13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73" w:type="dxa"/>
            <w:shd w:val="clear" w:color="auto" w:fill="auto"/>
          </w:tcPr>
          <w:p w14:paraId="5DDA1B40" w14:textId="75C6AEF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AddressResidenceHousing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3544796" w14:textId="19F20271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840" w:type="dxa"/>
            <w:shd w:val="clear" w:color="auto" w:fill="auto"/>
          </w:tcPr>
          <w:p w14:paraId="234AF719" w14:textId="74545ED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AA0B08D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Корпус</w:t>
            </w:r>
          </w:p>
          <w:p w14:paraId="0DF63701" w14:textId="01A21866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63C794B4">
                <v:shape id="_x0000_i1046" type="#_x0000_t75" style="width:163pt;height:129pt">
                  <v:imagedata r:id="rId63" o:title="Корпус"/>
                </v:shape>
              </w:pict>
            </w:r>
          </w:p>
        </w:tc>
      </w:tr>
      <w:tr w:rsidR="00FF2AE4" w:rsidRPr="00BA3CED" w14:paraId="4CF61332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1B39229" w14:textId="2734AD5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  <w:shd w:val="clear" w:color="auto" w:fill="auto"/>
          </w:tcPr>
          <w:p w14:paraId="50FAF5DA" w14:textId="23082458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AddressResidenceRoom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6B6868F" w14:textId="75D92C49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840" w:type="dxa"/>
            <w:shd w:val="clear" w:color="auto" w:fill="auto"/>
          </w:tcPr>
          <w:p w14:paraId="6354F809" w14:textId="2784E90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F897A3B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Квартира</w:t>
            </w:r>
          </w:p>
          <w:p w14:paraId="4DBC542D" w14:textId="7822DD0E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30ED6D5E">
                <v:shape id="_x0000_i1047" type="#_x0000_t75" style="width:174.5pt;height:1in">
                  <v:imagedata r:id="rId64" o:title="Квартира"/>
                </v:shape>
              </w:pict>
            </w:r>
          </w:p>
        </w:tc>
      </w:tr>
      <w:tr w:rsidR="00FF2AE4" w:rsidRPr="00BA3CED" w14:paraId="7F2FECA4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2EC79D4" w14:textId="06E8AF7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73" w:type="dxa"/>
            <w:shd w:val="clear" w:color="auto" w:fill="auto"/>
          </w:tcPr>
          <w:p w14:paraId="350A937B" w14:textId="1C023CB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512DBF">
              <w:rPr>
                <w:rFonts w:ascii="Arial" w:hAnsi="Arial" w:cs="Arial"/>
                <w:sz w:val="20"/>
                <w:szCs w:val="20"/>
                <w:lang w:val="en-US" w:eastAsia="ru-RU"/>
              </w:rPr>
              <w:t>AddressResidenceAddressLine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71C8AAE0" w14:textId="38A74E76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C87894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C87894">
              <w:rPr>
                <w:rFonts w:ascii="Arial" w:hAnsi="Arial" w:cs="Arial"/>
                <w:sz w:val="20"/>
                <w:szCs w:val="20"/>
              </w:rPr>
              <w:t xml:space="preserve"> {1,500}</w:t>
            </w:r>
          </w:p>
        </w:tc>
        <w:tc>
          <w:tcPr>
            <w:tcW w:w="840" w:type="dxa"/>
            <w:shd w:val="clear" w:color="auto" w:fill="auto"/>
          </w:tcPr>
          <w:p w14:paraId="3A50415F" w14:textId="721534A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E4E8490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Адрес, представленный строкой</w:t>
            </w:r>
          </w:p>
          <w:p w14:paraId="33E8A5DD" w14:textId="25407B41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3290F688">
                <v:shape id="_x0000_i1048" type="#_x0000_t75" style="width:184pt;height:52.5pt">
                  <v:imagedata r:id="rId65" o:title="Адрес строкой"/>
                </v:shape>
              </w:pict>
            </w:r>
          </w:p>
        </w:tc>
      </w:tr>
      <w:tr w:rsidR="00FF2AE4" w:rsidRPr="00BA3CED" w14:paraId="0E345375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0EF0916" w14:textId="322CCBC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73" w:type="dxa"/>
            <w:shd w:val="clear" w:color="auto" w:fill="auto"/>
          </w:tcPr>
          <w:p w14:paraId="7D3C8294" w14:textId="0BBA7D2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PostalAddressPostCode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56A760F" w14:textId="572ACFE8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[0-9]{6}</w:t>
            </w:r>
          </w:p>
        </w:tc>
        <w:tc>
          <w:tcPr>
            <w:tcW w:w="840" w:type="dxa"/>
            <w:shd w:val="clear" w:color="auto" w:fill="auto"/>
          </w:tcPr>
          <w:p w14:paraId="303FCE87" w14:textId="2DBB9DA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23BEE465" w14:textId="66B53F4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Почтовый индекс (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– Тип адреса = Почтовый, п. 36-46)</w:t>
            </w:r>
          </w:p>
          <w:p w14:paraId="1AE2E9E9" w14:textId="6D4CB794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19BDECC">
                <v:shape id="_x0000_i1049" type="#_x0000_t75" style="width:163pt;height:57.5pt">
                  <v:imagedata r:id="rId56" o:title="Индекс"/>
                </v:shape>
              </w:pict>
            </w:r>
          </w:p>
        </w:tc>
      </w:tr>
      <w:tr w:rsidR="00FF2AE4" w:rsidRPr="00BA3CED" w14:paraId="4160C9CD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C8ED31D" w14:textId="32B4822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273" w:type="dxa"/>
            <w:shd w:val="clear" w:color="auto" w:fill="auto"/>
          </w:tcPr>
          <w:p w14:paraId="5E45B5C8" w14:textId="6799B638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PostalAddressCountryCode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335BA6FA" w14:textId="0A8D05B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[0-9]{3}</w:t>
            </w:r>
          </w:p>
        </w:tc>
        <w:tc>
          <w:tcPr>
            <w:tcW w:w="840" w:type="dxa"/>
            <w:shd w:val="clear" w:color="auto" w:fill="auto"/>
          </w:tcPr>
          <w:p w14:paraId="5E219F2F" w14:textId="7B57B63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430D5FF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Код страны по ОКСМ, </w:t>
            </w:r>
            <w:proofErr w:type="gram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например</w:t>
            </w:r>
            <w:proofErr w:type="gram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Россия = 643</w:t>
            </w:r>
          </w:p>
          <w:p w14:paraId="4AE4AA29" w14:textId="708E7A9D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6EF550FC">
                <v:shape id="_x0000_i1050" type="#_x0000_t75" style="width:165pt;height:79.5pt">
                  <v:imagedata r:id="rId57" o:title="Код страны"/>
                </v:shape>
              </w:pict>
            </w:r>
          </w:p>
        </w:tc>
      </w:tr>
      <w:tr w:rsidR="00FF2AE4" w:rsidRPr="00BA3CED" w14:paraId="6C8269B8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6C60ABB" w14:textId="2949C6DA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73" w:type="dxa"/>
            <w:shd w:val="clear" w:color="auto" w:fill="auto"/>
          </w:tcPr>
          <w:p w14:paraId="06968992" w14:textId="30C3530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PostalAddressCountrySubDivisionCode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58284D27" w14:textId="573A4ADF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[0-9]{2}</w:t>
            </w:r>
          </w:p>
        </w:tc>
        <w:tc>
          <w:tcPr>
            <w:tcW w:w="840" w:type="dxa"/>
            <w:shd w:val="clear" w:color="auto" w:fill="auto"/>
          </w:tcPr>
          <w:p w14:paraId="1D24A3F7" w14:textId="2388FBB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21B3098F" w14:textId="6D35300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Код субъекта РФ по ОКАТО, например, Московская область = 50</w:t>
            </w:r>
          </w:p>
        </w:tc>
      </w:tr>
      <w:tr w:rsidR="00FF2AE4" w:rsidRPr="00BA3CED" w14:paraId="24A74AB3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A43E685" w14:textId="5070A38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273" w:type="dxa"/>
            <w:shd w:val="clear" w:color="auto" w:fill="auto"/>
          </w:tcPr>
          <w:p w14:paraId="59EF455F" w14:textId="4598C8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PostalAddressDistrict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B452B2C" w14:textId="16C1A3C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379612C6" w14:textId="1DB52B7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4A504439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Район</w:t>
            </w:r>
          </w:p>
          <w:p w14:paraId="135AFCF7" w14:textId="0456251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7D88EEE" wp14:editId="49F04289">
                  <wp:extent cx="2189515" cy="853440"/>
                  <wp:effectExtent l="0" t="0" r="1270" b="3810"/>
                  <wp:docPr id="37" name="Рисунок 37" descr="C:\Users\FadeevaSS\AppData\Local\Microsoft\Windows\INetCache\Content.Word\Рай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C:\Users\FadeevaSS\AppData\Local\Microsoft\Windows\INetCache\Content.Word\Район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8" cy="8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BA3CED" w14:paraId="3647DF90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4A944A8" w14:textId="480AA18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273" w:type="dxa"/>
            <w:shd w:val="clear" w:color="auto" w:fill="auto"/>
          </w:tcPr>
          <w:p w14:paraId="5CBBA13E" w14:textId="6B60F76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PostalAddressTown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48" w:type="dxa"/>
            <w:shd w:val="clear" w:color="auto" w:fill="auto"/>
          </w:tcPr>
          <w:p w14:paraId="2525BAEA" w14:textId="18EB2B9F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3380725C" w14:textId="10F523F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FCD330C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Город</w:t>
            </w:r>
          </w:p>
          <w:p w14:paraId="61AFF49C" w14:textId="2E2C3CB6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277287B7">
                <v:shape id="_x0000_i1051" type="#_x0000_t75" style="width:173.5pt;height:65.5pt">
                  <v:imagedata r:id="rId59" o:title="Город"/>
                </v:shape>
              </w:pict>
            </w:r>
          </w:p>
        </w:tc>
      </w:tr>
      <w:tr w:rsidR="00FF2AE4" w:rsidRPr="00BA3CED" w14:paraId="0EAEAF99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2C68D119" w14:textId="0B8A79E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73" w:type="dxa"/>
            <w:shd w:val="clear" w:color="auto" w:fill="auto"/>
          </w:tcPr>
          <w:p w14:paraId="4C2A858C" w14:textId="30E76B3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PostalAddressTown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848" w:type="dxa"/>
            <w:shd w:val="clear" w:color="auto" w:fill="auto"/>
          </w:tcPr>
          <w:p w14:paraId="16522C8F" w14:textId="16E5100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698419E7" w14:textId="6CA4A37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2D9BDD86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sz w:val="20"/>
                <w:szCs w:val="20"/>
              </w:rPr>
              <w:t>Населенный пункт</w:t>
            </w:r>
          </w:p>
          <w:p w14:paraId="0BE2965A" w14:textId="4F8E2829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03213FDE">
                <v:shape id="_x0000_i1052" type="#_x0000_t75" style="width:200.5pt;height:80pt">
                  <v:imagedata r:id="rId60" o:title="Населенный пункт"/>
                </v:shape>
              </w:pict>
            </w:r>
          </w:p>
        </w:tc>
      </w:tr>
      <w:tr w:rsidR="00FF2AE4" w:rsidRPr="00BA3CED" w14:paraId="545C493C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B12FF0A" w14:textId="69AD9CF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273" w:type="dxa"/>
            <w:shd w:val="clear" w:color="auto" w:fill="auto"/>
          </w:tcPr>
          <w:p w14:paraId="02CF1C3F" w14:textId="57E2FC6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PostalAddressStreet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5E7B48CB" w14:textId="05C60204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840" w:type="dxa"/>
            <w:shd w:val="clear" w:color="auto" w:fill="auto"/>
          </w:tcPr>
          <w:p w14:paraId="3AA47E86" w14:textId="1847FC1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F2FB998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Улица</w:t>
            </w:r>
          </w:p>
          <w:p w14:paraId="53969EF0" w14:textId="14EFE0DA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C9DDCE3">
                <v:shape id="_x0000_i1053" type="#_x0000_t75" style="width:141.5pt;height:113pt">
                  <v:imagedata r:id="rId61" o:title="Улица"/>
                </v:shape>
              </w:pict>
            </w:r>
          </w:p>
        </w:tc>
      </w:tr>
      <w:tr w:rsidR="00FF2AE4" w:rsidRPr="00BA3CED" w14:paraId="79A2DBB7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67CCF5FB" w14:textId="2C30C78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73" w:type="dxa"/>
            <w:shd w:val="clear" w:color="auto" w:fill="auto"/>
          </w:tcPr>
          <w:p w14:paraId="3D0595B2" w14:textId="129E63C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PostalAddressBuilding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A4C9CA4" w14:textId="5EFC21C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840" w:type="dxa"/>
            <w:shd w:val="clear" w:color="auto" w:fill="auto"/>
          </w:tcPr>
          <w:p w14:paraId="0822044B" w14:textId="09A8A8F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6DF09EC9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Дом</w:t>
            </w:r>
          </w:p>
          <w:p w14:paraId="1C0B5404" w14:textId="430878DC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26678F49">
                <v:shape id="_x0000_i1054" type="#_x0000_t75" style="width:161.5pt;height:129pt">
                  <v:imagedata r:id="rId62" o:title="Дом"/>
                </v:shape>
              </w:pict>
            </w:r>
          </w:p>
        </w:tc>
      </w:tr>
      <w:tr w:rsidR="00FF2AE4" w:rsidRPr="00BA3CED" w14:paraId="123FC330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CEE0169" w14:textId="0827973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  <w:shd w:val="clear" w:color="auto" w:fill="auto"/>
          </w:tcPr>
          <w:p w14:paraId="21B8CBF3" w14:textId="3073CFD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PostalAddressHousing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4974E299" w14:textId="310ABB69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840" w:type="dxa"/>
            <w:shd w:val="clear" w:color="auto" w:fill="auto"/>
          </w:tcPr>
          <w:p w14:paraId="2425DFB3" w14:textId="03C4800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72BB5F4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Корпус</w:t>
            </w:r>
          </w:p>
          <w:p w14:paraId="5C03A0E1" w14:textId="02F00725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2470D1C2">
                <v:shape id="_x0000_i1055" type="#_x0000_t75" style="width:163pt;height:129pt">
                  <v:imagedata r:id="rId63" o:title="Корпус"/>
                </v:shape>
              </w:pict>
            </w:r>
          </w:p>
        </w:tc>
      </w:tr>
      <w:tr w:rsidR="00FF2AE4" w:rsidRPr="00BA3CED" w14:paraId="4C0667A5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45925F0" w14:textId="04DA194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73" w:type="dxa"/>
            <w:shd w:val="clear" w:color="auto" w:fill="auto"/>
          </w:tcPr>
          <w:p w14:paraId="5B11294D" w14:textId="5FA9675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PostalAddressRoom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3C6A42E5" w14:textId="60DEE27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840" w:type="dxa"/>
            <w:shd w:val="clear" w:color="auto" w:fill="auto"/>
          </w:tcPr>
          <w:p w14:paraId="53950F73" w14:textId="61A351A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2F0C4AF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Квартира</w:t>
            </w:r>
          </w:p>
          <w:p w14:paraId="187E9AD4" w14:textId="79B65A97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180BD73">
                <v:shape id="_x0000_i1056" type="#_x0000_t75" style="width:174.5pt;height:1in">
                  <v:imagedata r:id="rId64" o:title="Квартира"/>
                </v:shape>
              </w:pict>
            </w:r>
          </w:p>
        </w:tc>
      </w:tr>
      <w:tr w:rsidR="00FF2AE4" w:rsidRPr="00BA3CED" w14:paraId="5716F4CE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48F14CBB" w14:textId="57C3A6C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73" w:type="dxa"/>
            <w:shd w:val="clear" w:color="auto" w:fill="auto"/>
          </w:tcPr>
          <w:p w14:paraId="6C196D16" w14:textId="407C27C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PostalAddressAddressLine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267AC5F4" w14:textId="192BC543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{1,500}</w:t>
            </w:r>
          </w:p>
        </w:tc>
        <w:tc>
          <w:tcPr>
            <w:tcW w:w="840" w:type="dxa"/>
            <w:shd w:val="clear" w:color="auto" w:fill="auto"/>
          </w:tcPr>
          <w:p w14:paraId="4F08D6EA" w14:textId="3F3B645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48757297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Адрес, представленный строкой</w:t>
            </w:r>
          </w:p>
          <w:p w14:paraId="2129AE78" w14:textId="5CB9F7E0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6484747B">
                <v:shape id="_x0000_i1057" type="#_x0000_t75" style="width:184pt;height:52.5pt">
                  <v:imagedata r:id="rId65" o:title="Адрес строкой"/>
                </v:shape>
              </w:pict>
            </w:r>
          </w:p>
        </w:tc>
      </w:tr>
      <w:tr w:rsidR="00FF2AE4" w:rsidRPr="00BA3CED" w14:paraId="587EEDAF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6E6055AF" w14:textId="0094E3F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273" w:type="dxa"/>
            <w:shd w:val="clear" w:color="auto" w:fill="auto"/>
          </w:tcPr>
          <w:p w14:paraId="00C3FBC3" w14:textId="50886A9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INN</w:t>
            </w:r>
          </w:p>
        </w:tc>
        <w:tc>
          <w:tcPr>
            <w:tcW w:w="1848" w:type="dxa"/>
            <w:shd w:val="clear" w:color="auto" w:fill="auto"/>
          </w:tcPr>
          <w:p w14:paraId="799E0B94" w14:textId="4E0C62D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text\d{12}</w:t>
            </w:r>
          </w:p>
        </w:tc>
        <w:tc>
          <w:tcPr>
            <w:tcW w:w="840" w:type="dxa"/>
            <w:shd w:val="clear" w:color="auto" w:fill="auto"/>
          </w:tcPr>
          <w:p w14:paraId="3F2F1F42" w14:textId="4DF5C83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0DCEFAF9" w14:textId="5986BE3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ИНН  физического лица, присвоенный на территории РФ</w:t>
            </w:r>
            <w:r w:rsidR="005B6687">
              <w:rPr>
                <w:rFonts w:ascii="Arial" w:hAnsi="Arial" w:cs="Arial"/>
                <w:sz w:val="20"/>
                <w:szCs w:val="20"/>
                <w:lang w:eastAsia="ru-RU"/>
              </w:rPr>
              <w:pict w14:anchorId="681152D2">
                <v:shape id="_x0000_i1058" type="#_x0000_t75" style="width:187.5pt;height:93.5pt">
                  <v:imagedata r:id="rId66" o:title="ИНН"/>
                </v:shape>
              </w:pict>
            </w:r>
          </w:p>
        </w:tc>
      </w:tr>
      <w:tr w:rsidR="00FF2AE4" w:rsidRPr="00F10C80" w14:paraId="156C6D77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7945D8A1" w14:textId="7566245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273" w:type="dxa"/>
            <w:shd w:val="clear" w:color="auto" w:fill="auto"/>
          </w:tcPr>
          <w:p w14:paraId="07948B82" w14:textId="4E03511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SNILS</w:t>
            </w:r>
          </w:p>
        </w:tc>
        <w:tc>
          <w:tcPr>
            <w:tcW w:w="1848" w:type="dxa"/>
            <w:shd w:val="clear" w:color="auto" w:fill="auto"/>
          </w:tcPr>
          <w:p w14:paraId="68B8A6CF" w14:textId="00871F1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text\d{11}</w:t>
            </w:r>
          </w:p>
        </w:tc>
        <w:tc>
          <w:tcPr>
            <w:tcW w:w="840" w:type="dxa"/>
            <w:shd w:val="clear" w:color="auto" w:fill="auto"/>
          </w:tcPr>
          <w:p w14:paraId="0EE42FF7" w14:textId="5AC3A27A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8CA1E41" w14:textId="36EDF75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СНИЛС</w:t>
            </w:r>
          </w:p>
          <w:p w14:paraId="6310C542" w14:textId="1AB7D098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pict w14:anchorId="2156A368">
                <v:shape id="_x0000_i1059" type="#_x0000_t75" style="width:186.5pt;height:45.5pt">
                  <v:imagedata r:id="rId67" o:title="СНИЛС"/>
                </v:shape>
              </w:pict>
            </w:r>
          </w:p>
        </w:tc>
      </w:tr>
      <w:tr w:rsidR="00FF2AE4" w:rsidRPr="00F10C80" w14:paraId="3EDC7D9E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FE50D8C" w14:textId="4E2EAC6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273" w:type="dxa"/>
            <w:shd w:val="clear" w:color="auto" w:fill="auto"/>
          </w:tcPr>
          <w:p w14:paraId="71459BA2" w14:textId="00AD2CA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PlaceOfBirth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67085A6" w14:textId="7130DC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text {1,100}</w:t>
            </w:r>
          </w:p>
        </w:tc>
        <w:tc>
          <w:tcPr>
            <w:tcW w:w="840" w:type="dxa"/>
            <w:shd w:val="clear" w:color="auto" w:fill="auto"/>
          </w:tcPr>
          <w:p w14:paraId="75C3E514" w14:textId="690DE7F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3EEF900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Место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рождения</w:t>
            </w:r>
          </w:p>
          <w:p w14:paraId="77381DCF" w14:textId="29E47E1A" w:rsidR="00FF2AE4" w:rsidRPr="00616272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0A173F47">
                <v:shape id="_x0000_i1060" type="#_x0000_t75" style="width:197pt;height:84.5pt">
                  <v:imagedata r:id="rId68" o:title="Место рождения"/>
                </v:shape>
              </w:pict>
            </w:r>
          </w:p>
        </w:tc>
      </w:tr>
      <w:tr w:rsidR="00FF2AE4" w:rsidRPr="00763B61" w14:paraId="1DF8CF2E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28D1C09D" w14:textId="573A17C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6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2273" w:type="dxa"/>
            <w:shd w:val="clear" w:color="auto" w:fill="auto"/>
          </w:tcPr>
          <w:p w14:paraId="11D7163D" w14:textId="2F2F12AA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Residency</w:t>
            </w:r>
          </w:p>
        </w:tc>
        <w:tc>
          <w:tcPr>
            <w:tcW w:w="1848" w:type="dxa"/>
            <w:shd w:val="clear" w:color="auto" w:fill="auto"/>
          </w:tcPr>
          <w:p w14:paraId="037CD56A" w14:textId="45C7B92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</w:p>
        </w:tc>
        <w:tc>
          <w:tcPr>
            <w:tcW w:w="840" w:type="dxa"/>
            <w:shd w:val="clear" w:color="auto" w:fill="auto"/>
          </w:tcPr>
          <w:p w14:paraId="67140046" w14:textId="5588418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D3142ED" w14:textId="28024F4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Признак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резидентности</w:t>
            </w:r>
            <w:proofErr w:type="spellEnd"/>
          </w:p>
          <w:p w14:paraId="5EC5C376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5E141C3" wp14:editId="1A1DCF92">
                  <wp:extent cx="1286934" cy="2674143"/>
                  <wp:effectExtent l="0" t="0" r="8890" b="0"/>
                  <wp:docPr id="34" name="Рисунок 34" descr="C:\Users\FadeevaSS\AppData\Local\Microsoft\Windows\INetCache\Content.Word\Признак резидентности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FadeevaSS\AppData\Local\Microsoft\Windows\INetCache\Content.Word\Признак резидентности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140" cy="2691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48D04" w14:textId="4173D7F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true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= резидент</w:t>
            </w:r>
          </w:p>
          <w:p w14:paraId="055B6330" w14:textId="1430D9E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false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нерезидент</w:t>
            </w:r>
          </w:p>
        </w:tc>
      </w:tr>
      <w:tr w:rsidR="00FF2AE4" w:rsidRPr="00763B61" w14:paraId="5C29DFA4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4621D3FA" w14:textId="6ABB5D8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73" w:type="dxa"/>
            <w:shd w:val="clear" w:color="auto" w:fill="auto"/>
          </w:tcPr>
          <w:p w14:paraId="1ACDED19" w14:textId="04F1BD8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Email</w:t>
            </w:r>
          </w:p>
        </w:tc>
        <w:tc>
          <w:tcPr>
            <w:tcW w:w="1848" w:type="dxa"/>
            <w:shd w:val="clear" w:color="auto" w:fill="auto"/>
          </w:tcPr>
          <w:p w14:paraId="690D924D" w14:textId="7FD3557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840" w:type="dxa"/>
            <w:shd w:val="clear" w:color="auto" w:fill="auto"/>
          </w:tcPr>
          <w:p w14:paraId="48B272FB" w14:textId="17835DB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09E15DFB" w14:textId="79CE86B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Адрес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электронной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почты</w:t>
            </w:r>
            <w:proofErr w:type="spellEnd"/>
          </w:p>
          <w:p w14:paraId="19EDAB21" w14:textId="77777777" w:rsidR="00FF2AE4" w:rsidRDefault="005B6687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pict w14:anchorId="64F2318E">
                <v:shape id="_x0000_i1061" type="#_x0000_t75" style="width:105pt;height:158.5pt">
                  <v:imagedata r:id="rId70" o:title="email"/>
                </v:shape>
              </w:pict>
            </w:r>
          </w:p>
          <w:p w14:paraId="00F1ED51" w14:textId="77E414DE" w:rsidR="00FF2AE4" w:rsidRPr="009120C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9120C4">
              <w:rPr>
                <w:rFonts w:ascii="Arial" w:hAnsi="Arial" w:cs="Arial"/>
                <w:sz w:val="20"/>
                <w:szCs w:val="20"/>
                <w:lang w:eastAsia="ru-RU"/>
              </w:rPr>
              <w:t>Если контактов с типом «</w:t>
            </w:r>
            <w:r w:rsidRPr="009120C4">
              <w:rPr>
                <w:rFonts w:ascii="Arial" w:hAnsi="Arial" w:cs="Arial"/>
                <w:sz w:val="20"/>
                <w:szCs w:val="20"/>
                <w:lang w:val="en-US" w:eastAsia="ru-RU"/>
              </w:rPr>
              <w:t>Email</w:t>
            </w:r>
            <w:r w:rsidRPr="009120C4">
              <w:rPr>
                <w:rFonts w:ascii="Arial" w:hAnsi="Arial" w:cs="Arial"/>
                <w:sz w:val="20"/>
                <w:szCs w:val="20"/>
                <w:lang w:eastAsia="ru-RU"/>
              </w:rPr>
              <w:t>» &gt; 1, передавать все значения через «,»</w:t>
            </w:r>
          </w:p>
        </w:tc>
      </w:tr>
      <w:tr w:rsidR="00FF2AE4" w:rsidRPr="00763B61" w14:paraId="4CCBA585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1763FBBF" w14:textId="27E06CE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273" w:type="dxa"/>
            <w:shd w:val="clear" w:color="auto" w:fill="auto"/>
          </w:tcPr>
          <w:p w14:paraId="71BD8CB9" w14:textId="3A2455D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G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nd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</w:t>
            </w:r>
          </w:p>
        </w:tc>
        <w:tc>
          <w:tcPr>
            <w:tcW w:w="1848" w:type="dxa"/>
            <w:shd w:val="clear" w:color="auto" w:fill="auto"/>
          </w:tcPr>
          <w:p w14:paraId="0FCC9A35" w14:textId="1991036C" w:rsidR="00FF2AE4" w:rsidRPr="006F66B8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Text {FEML</w:t>
            </w:r>
            <w:r w:rsidRPr="006F66B8">
              <w:rPr>
                <w:rFonts w:ascii="Arial" w:hAnsi="Arial" w:cs="Arial"/>
                <w:sz w:val="20"/>
                <w:szCs w:val="20"/>
                <w:lang w:val="en-US" w:eastAsia="ru-RU"/>
              </w:rPr>
              <w:t>/MALE}</w:t>
            </w:r>
          </w:p>
        </w:tc>
        <w:tc>
          <w:tcPr>
            <w:tcW w:w="840" w:type="dxa"/>
            <w:shd w:val="clear" w:color="auto" w:fill="auto"/>
          </w:tcPr>
          <w:p w14:paraId="3744A69E" w14:textId="5D09715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0C5BF36" w14:textId="70F0BAA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Пол физического лица</w:t>
            </w:r>
          </w:p>
          <w:p w14:paraId="5E35EE36" w14:textId="68F637E6" w:rsidR="00FF2AE4" w:rsidRPr="00616272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4BDB686">
                <v:shape id="_x0000_i1062" type="#_x0000_t75" style="width:226.5pt;height:48pt">
                  <v:imagedata r:id="rId71" o:title="Пол"/>
                </v:shape>
              </w:pict>
            </w:r>
          </w:p>
          <w:p w14:paraId="6201428F" w14:textId="6D4E54D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FEML = женский</w:t>
            </w:r>
          </w:p>
          <w:p w14:paraId="5FB8BA30" w14:textId="20D7B36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MALE = мужской</w:t>
            </w:r>
          </w:p>
        </w:tc>
      </w:tr>
      <w:tr w:rsidR="00FF2AE4" w:rsidRPr="00763B61" w14:paraId="7EA0F9A4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1A9F9661" w14:textId="752CD1ED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6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73" w:type="dxa"/>
            <w:shd w:val="clear" w:color="auto" w:fill="auto"/>
          </w:tcPr>
          <w:p w14:paraId="7758BD42" w14:textId="7BD94E0C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OfficialTyp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</w:p>
        </w:tc>
        <w:tc>
          <w:tcPr>
            <w:tcW w:w="1848" w:type="dxa"/>
            <w:shd w:val="clear" w:color="auto" w:fill="auto"/>
          </w:tcPr>
          <w:p w14:paraId="22618BC2" w14:textId="7942599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616272">
              <w:rPr>
                <w:rFonts w:ascii="Arial" w:hAnsi="Arial" w:cs="Arial"/>
                <w:sz w:val="20"/>
                <w:szCs w:val="20"/>
              </w:rPr>
              <w:t>0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 xml:space="preserve">/ </w:t>
            </w:r>
            <w:r w:rsidRPr="00616272">
              <w:rPr>
                <w:rFonts w:ascii="Arial" w:hAnsi="Arial" w:cs="Arial"/>
                <w:sz w:val="20"/>
                <w:szCs w:val="20"/>
              </w:rPr>
              <w:t>1/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616272">
              <w:rPr>
                <w:rFonts w:ascii="Arial" w:hAnsi="Arial" w:cs="Arial"/>
                <w:sz w:val="20"/>
                <w:szCs w:val="20"/>
              </w:rPr>
              <w:t>2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 xml:space="preserve">/ </w:t>
            </w:r>
            <w:r w:rsidRPr="00616272">
              <w:rPr>
                <w:rFonts w:ascii="Arial" w:hAnsi="Arial" w:cs="Arial"/>
                <w:sz w:val="20"/>
                <w:szCs w:val="20"/>
              </w:rPr>
              <w:t>3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616272">
              <w:rPr>
                <w:rFonts w:ascii="Arial" w:hAnsi="Arial" w:cs="Arial"/>
                <w:sz w:val="20"/>
                <w:szCs w:val="20"/>
              </w:rPr>
              <w:t xml:space="preserve"> 4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616272">
              <w:rPr>
                <w:rFonts w:ascii="Arial" w:hAnsi="Arial" w:cs="Arial"/>
                <w:sz w:val="20"/>
                <w:szCs w:val="20"/>
              </w:rPr>
              <w:t xml:space="preserve"> 5</w:t>
            </w:r>
            <w:r w:rsidRPr="00616272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Pr="00616272"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</w:tc>
        <w:tc>
          <w:tcPr>
            <w:tcW w:w="840" w:type="dxa"/>
            <w:shd w:val="clear" w:color="auto" w:fill="auto"/>
          </w:tcPr>
          <w:p w14:paraId="133B51D8" w14:textId="1F8591B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9078FF0" w14:textId="42CF4B04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Код типа (ПДЛ/не ПДЛ)</w:t>
            </w:r>
          </w:p>
          <w:p w14:paraId="257DBD15" w14:textId="7777777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318807CE" w14:textId="4976437B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1 – Иностранное публичное должностное лицо (ИПДЛ = «ДА»)</w:t>
            </w:r>
          </w:p>
          <w:p w14:paraId="41F61131" w14:textId="7777777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2C77A0E2" w14:textId="120D93D9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2 – Супруг (супруга), близкий родственник иностранного публичного должностного лица (Родственник ИПДЛ = «ДА»)</w:t>
            </w:r>
          </w:p>
          <w:p w14:paraId="75A6DCBB" w14:textId="15FDC1E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3DFE12E2" w14:textId="2A8718B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3 – Российское публичное должностное лицо (РПДЛ = «ДА»)</w:t>
            </w:r>
          </w:p>
          <w:p w14:paraId="1D6EF43D" w14:textId="17AE8078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449C76D7" w14:textId="1E47D0CF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4 – Супруг (супруга), близкий родственник российского публичного должностного лица</w:t>
            </w:r>
          </w:p>
          <w:p w14:paraId="2FA985F7" w14:textId="4B1CC3DF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(Родственник РПДЛ = «ДА»)</w:t>
            </w:r>
          </w:p>
          <w:p w14:paraId="44224BBF" w14:textId="7777777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4187F62A" w14:textId="03F2DCA0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5 – Должностное лицо публичной международной организации</w:t>
            </w:r>
          </w:p>
          <w:p w14:paraId="23C380C0" w14:textId="356841A5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(МПДЛ = «ДА»)</w:t>
            </w:r>
          </w:p>
          <w:p w14:paraId="17069628" w14:textId="7777777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17FB7DDB" w14:textId="742C0F7B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6 – Супруг (супруга), близкий родственник должностного лица публичной международной организации</w:t>
            </w:r>
          </w:p>
          <w:p w14:paraId="0641F513" w14:textId="6F333463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(Родственник МПДЛ = «ДА»)</w:t>
            </w:r>
          </w:p>
          <w:p w14:paraId="57D5E943" w14:textId="7777777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5ECA1CE7" w14:textId="2C5A142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0 – не является ПДЛ</w:t>
            </w:r>
          </w:p>
          <w:p w14:paraId="16C44DAD" w14:textId="04A65AEE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(Все перечисленные выше = «НЕТ»)</w:t>
            </w:r>
          </w:p>
          <w:p w14:paraId="65BF8011" w14:textId="1257CEFA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288AC37" wp14:editId="291DDC66">
                  <wp:extent cx="2590800" cy="1081405"/>
                  <wp:effectExtent l="0" t="0" r="0" b="444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042" cy="1105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2AE4" w:rsidRPr="00763B61" w14:paraId="15822531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217447F" w14:textId="2726FC08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  <w:shd w:val="clear" w:color="auto" w:fill="auto"/>
          </w:tcPr>
          <w:p w14:paraId="61AB98E5" w14:textId="4731B4E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OfficialRelationDegree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0F158474" w14:textId="057B7AE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{1,30}</w:t>
            </w:r>
          </w:p>
        </w:tc>
        <w:tc>
          <w:tcPr>
            <w:tcW w:w="840" w:type="dxa"/>
            <w:shd w:val="clear" w:color="auto" w:fill="auto"/>
          </w:tcPr>
          <w:p w14:paraId="478701E6" w14:textId="3209EAD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365EF359" w14:textId="77777777" w:rsidR="003B177B" w:rsidRDefault="00FF2AE4" w:rsidP="00FF2AE4">
            <w:pPr>
              <w:rPr>
                <w:ins w:id="24" w:author="Фадеева Светлана Сергеевна" w:date="2024-09-09T14:22:00Z"/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Степень родства – </w:t>
            </w:r>
          </w:p>
          <w:p w14:paraId="78D9B963" w14:textId="4A94D5D7" w:rsidR="003B177B" w:rsidRPr="00CC6919" w:rsidRDefault="00FF2AE4" w:rsidP="003B177B">
            <w:pPr>
              <w:rPr>
                <w:ins w:id="25" w:author="Фадеева Светлана Сергеевна" w:date="2024-09-09T14:23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r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 xml:space="preserve">если </w:t>
            </w:r>
            <w:proofErr w:type="spellStart"/>
            <w:r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>OfficialType</w:t>
            </w:r>
            <w:proofErr w:type="spellEnd"/>
            <w:r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 xml:space="preserve"> = 2, </w:t>
            </w:r>
            <w:ins w:id="26" w:author="Фадеева Светлана Сергеевна" w:date="2024-09-09T14:23:00Z">
              <w:r w:rsidR="003B177B"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то значение поля </w:t>
              </w:r>
            </w:ins>
          </w:p>
          <w:p w14:paraId="53AA15F5" w14:textId="58A33104" w:rsidR="003B177B" w:rsidRDefault="003B177B" w:rsidP="003B177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27" w:author="Фадеева Светлана Сергеевна" w:date="2024-09-09T14:23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«Степень родства ИПДЛ»</w:t>
              </w:r>
            </w:ins>
          </w:p>
          <w:p w14:paraId="079C4A09" w14:textId="77777777" w:rsidR="003B177B" w:rsidRPr="003B177B" w:rsidRDefault="003B177B" w:rsidP="003B177B">
            <w:pPr>
              <w:rPr>
                <w:rFonts w:ascii="Arial" w:hAnsi="Arial" w:cs="Arial"/>
                <w:sz w:val="10"/>
                <w:szCs w:val="10"/>
                <w:lang w:eastAsia="ru-RU"/>
              </w:rPr>
            </w:pPr>
          </w:p>
          <w:p w14:paraId="20731D3E" w14:textId="5D56D315" w:rsidR="003B177B" w:rsidRDefault="003B177B" w:rsidP="003B177B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4A908D9" wp14:editId="1B6546D9">
                  <wp:extent cx="2552700" cy="647700"/>
                  <wp:effectExtent l="0" t="0" r="0" b="0"/>
                  <wp:docPr id="106" name="Рисунок 106" descr="Степень родства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Степень родства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CAA70" w14:textId="77777777" w:rsidR="003B177B" w:rsidRPr="003B177B" w:rsidRDefault="003B177B" w:rsidP="003B177B">
            <w:pPr>
              <w:rPr>
                <w:ins w:id="28" w:author="Фадеева Светлана Сергеевна" w:date="2024-09-09T14:23:00Z"/>
                <w:rFonts w:ascii="Arial" w:hAnsi="Arial" w:cs="Arial"/>
                <w:sz w:val="10"/>
                <w:szCs w:val="10"/>
                <w:lang w:eastAsia="ru-RU"/>
              </w:rPr>
            </w:pPr>
          </w:p>
          <w:p w14:paraId="446CF5B3" w14:textId="443B734F" w:rsidR="003B177B" w:rsidRDefault="003B177B" w:rsidP="003B177B">
            <w:pPr>
              <w:rPr>
                <w:ins w:id="29" w:author="Фадеева Светлана Сергеевна" w:date="2024-09-09T14:25:00Z"/>
                <w:rFonts w:ascii="Arial" w:hAnsi="Arial" w:cs="Arial"/>
                <w:sz w:val="20"/>
                <w:szCs w:val="20"/>
                <w:lang w:eastAsia="ru-RU"/>
              </w:rPr>
            </w:pPr>
            <w:ins w:id="30" w:author="Фадеева Светлана Сергеевна" w:date="2024-09-09T14:23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если </w:t>
              </w:r>
              <w:proofErr w:type="spellStart"/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OfficialType</w:t>
              </w:r>
              <w:proofErr w:type="spellEnd"/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 = </w:t>
              </w:r>
            </w:ins>
            <w:r w:rsidR="00FF2AE4"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>4</w:t>
            </w:r>
            <w:ins w:id="31" w:author="Фадеева Светлана Сергеевна" w:date="2024-09-09T14:23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, то значение поля</w:t>
              </w:r>
            </w:ins>
            <w:r w:rsidR="00FF2AE4"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 xml:space="preserve"> </w:t>
            </w:r>
            <w:ins w:id="32" w:author="Фадеева Светлана Сергеевна" w:date="2024-09-09T14:24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«Степень родства РПДЛ»</w:t>
              </w:r>
              <w:r>
                <w:rPr>
                  <w:rFonts w:ascii="Arial" w:hAnsi="Arial" w:cs="Arial"/>
                  <w:sz w:val="20"/>
                  <w:szCs w:val="20"/>
                  <w:lang w:eastAsia="ru-RU"/>
                </w:rPr>
                <w:t xml:space="preserve"> </w:t>
              </w:r>
            </w:ins>
          </w:p>
          <w:p w14:paraId="37C37BE3" w14:textId="382E1E1E" w:rsidR="003B177B" w:rsidRDefault="003B177B" w:rsidP="003B177B">
            <w:pPr>
              <w:rPr>
                <w:ins w:id="33" w:author="Фадеева Светлана Сергеевна" w:date="2024-09-09T14:25:00Z"/>
                <w:rFonts w:ascii="Arial" w:hAnsi="Arial" w:cs="Arial"/>
                <w:sz w:val="10"/>
                <w:szCs w:val="10"/>
                <w:lang w:eastAsia="ru-RU"/>
              </w:rPr>
            </w:pPr>
          </w:p>
          <w:p w14:paraId="5C4642B5" w14:textId="3C8522FE" w:rsidR="003B177B" w:rsidRPr="003B177B" w:rsidRDefault="003B177B" w:rsidP="003B177B">
            <w:pPr>
              <w:rPr>
                <w:ins w:id="34" w:author="Фадеева Светлана Сергеевна" w:date="2024-09-09T14:24:00Z"/>
                <w:rFonts w:ascii="Arial" w:hAnsi="Arial" w:cs="Arial"/>
                <w:sz w:val="10"/>
                <w:szCs w:val="10"/>
                <w:lang w:eastAsia="ru-RU"/>
              </w:rPr>
            </w:pPr>
            <w:ins w:id="35" w:author="Фадеева Светлана Сергеевна" w:date="2024-09-09T14:26:00Z">
              <w:r>
                <w:rPr>
                  <w:noProof/>
                  <w:lang w:eastAsia="ru-RU"/>
                </w:rPr>
                <w:drawing>
                  <wp:inline distT="0" distB="0" distL="0" distR="0" wp14:anchorId="5A9C48E8" wp14:editId="38A5D5EE">
                    <wp:extent cx="2559050" cy="901700"/>
                    <wp:effectExtent l="0" t="0" r="0" b="0"/>
                    <wp:docPr id="107" name="Рисунок 10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7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59050" cy="9017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01BF2D7A" w14:textId="404C0928" w:rsidR="003B177B" w:rsidRPr="00CC6919" w:rsidRDefault="003B177B" w:rsidP="003B177B">
            <w:pPr>
              <w:rPr>
                <w:ins w:id="36" w:author="Фадеева Светлана Сергеевна" w:date="2024-09-09T14:2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37" w:author="Фадеева Светлана Сергеевна" w:date="2024-09-09T14:24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если </w:t>
              </w:r>
              <w:proofErr w:type="spellStart"/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OfficialType</w:t>
              </w:r>
              <w:proofErr w:type="spellEnd"/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 = </w:t>
              </w:r>
            </w:ins>
            <w:r w:rsidR="00FF2AE4"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>6,</w:t>
            </w:r>
            <w:r w:rsidR="00FF2AE4"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FF2AE4" w:rsidRPr="00CC6919">
              <w:rPr>
                <w:rFonts w:ascii="Arial" w:hAnsi="Arial" w:cs="Arial"/>
                <w:sz w:val="20"/>
                <w:szCs w:val="20"/>
                <w:highlight w:val="yellow"/>
                <w:lang w:eastAsia="ru-RU"/>
              </w:rPr>
              <w:t>то</w:t>
            </w:r>
            <w:ins w:id="38" w:author="Фадеева Светлана Сергеевна" w:date="2024-09-09T14:21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 </w:t>
              </w:r>
            </w:ins>
            <w:ins w:id="39" w:author="Фадеева Светлана Сергеевна" w:date="2024-09-09T14:24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значение поля</w:t>
              </w:r>
            </w:ins>
          </w:p>
          <w:p w14:paraId="2B45683E" w14:textId="008476F3" w:rsidR="003B177B" w:rsidRDefault="003B177B" w:rsidP="00FF2AE4">
            <w:pPr>
              <w:rPr>
                <w:ins w:id="40" w:author="Фадеева Светлана Сергеевна" w:date="2024-09-09T14:22:00Z"/>
                <w:rFonts w:ascii="Arial" w:hAnsi="Arial" w:cs="Arial"/>
                <w:sz w:val="20"/>
                <w:szCs w:val="20"/>
                <w:lang w:eastAsia="ru-RU"/>
              </w:rPr>
            </w:pPr>
            <w:ins w:id="41" w:author="Фадеева Светлана Сергеевна" w:date="2024-09-09T14:21:00Z">
              <w:r w:rsidRPr="00CC6919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«Степень родства МПДЛ»</w:t>
              </w:r>
            </w:ins>
          </w:p>
          <w:p w14:paraId="536315AE" w14:textId="5AF9C564" w:rsidR="00FF2AE4" w:rsidRPr="003B177B" w:rsidRDefault="00FF2AE4" w:rsidP="00FF2AE4">
            <w:pPr>
              <w:rPr>
                <w:ins w:id="42" w:author="Фадеева Светлана Сергеевна" w:date="2024-09-09T14:20:00Z"/>
                <w:rFonts w:ascii="Arial" w:hAnsi="Arial" w:cs="Arial"/>
                <w:sz w:val="10"/>
                <w:szCs w:val="10"/>
                <w:lang w:eastAsia="ru-RU"/>
              </w:rPr>
            </w:pPr>
          </w:p>
          <w:p w14:paraId="088B14AF" w14:textId="3FA6D2AA" w:rsidR="003B177B" w:rsidRPr="00616272" w:rsidRDefault="003B177B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ins w:id="43" w:author="Фадеева Светлана Сергеевна" w:date="2024-09-09T14:20:00Z">
              <w:r>
                <w:rPr>
                  <w:noProof/>
                  <w:lang w:eastAsia="ru-RU"/>
                </w:rPr>
                <w:drawing>
                  <wp:inline distT="0" distB="0" distL="0" distR="0" wp14:anchorId="7DEC99FF" wp14:editId="78DCCE75">
                    <wp:extent cx="2559050" cy="729615"/>
                    <wp:effectExtent l="0" t="0" r="0" b="0"/>
                    <wp:docPr id="105" name="Рисунок 10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7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59050" cy="72961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2160B165" w14:textId="5FD6ED86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FF2AE4" w:rsidRPr="00763B61" w14:paraId="399DC063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4F88FA89" w14:textId="2F33AAF5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6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73" w:type="dxa"/>
            <w:shd w:val="clear" w:color="auto" w:fill="auto"/>
          </w:tcPr>
          <w:p w14:paraId="55004A03" w14:textId="38625D7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OfficialPosition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072432AE" w14:textId="71BC7F6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{1,100}</w:t>
            </w:r>
          </w:p>
        </w:tc>
        <w:tc>
          <w:tcPr>
            <w:tcW w:w="840" w:type="dxa"/>
            <w:shd w:val="clear" w:color="auto" w:fill="auto"/>
          </w:tcPr>
          <w:p w14:paraId="12B8EBAB" w14:textId="0B87885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9320754" w14:textId="0E8B73C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Должность - передавать значение поля «Значение»</w:t>
            </w:r>
          </w:p>
          <w:p w14:paraId="06F6F48B" w14:textId="064B9778" w:rsidR="00FF2AE4" w:rsidRPr="00616272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2E84D490">
                <v:shape id="_x0000_i1063" type="#_x0000_t75" style="width:180.5pt;height:67.5pt">
                  <v:imagedata r:id="rId76" o:title="Должность"/>
                </v:shape>
              </w:pict>
            </w:r>
          </w:p>
          <w:p w14:paraId="5B35CA46" w14:textId="76E0628F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FF2AE4" w:rsidRPr="00763B61" w14:paraId="0557E391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78C8C82" w14:textId="31DB992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2273" w:type="dxa"/>
            <w:shd w:val="clear" w:color="auto" w:fill="auto"/>
          </w:tcPr>
          <w:p w14:paraId="25F735F0" w14:textId="4624E31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Official</w:t>
            </w:r>
            <w:r w:rsidRPr="00DD1904">
              <w:rPr>
                <w:rFonts w:ascii="Arial" w:hAnsi="Arial" w:cs="Arial"/>
                <w:sz w:val="20"/>
                <w:szCs w:val="20"/>
                <w:lang w:eastAsia="ru-RU"/>
              </w:rPr>
              <w:t>Employer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7DD0272" w14:textId="319D540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DD1904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DD1904">
              <w:rPr>
                <w:rFonts w:ascii="Arial" w:hAnsi="Arial" w:cs="Arial"/>
                <w:sz w:val="20"/>
                <w:szCs w:val="20"/>
              </w:rPr>
              <w:t xml:space="preserve"> {1,160}</w:t>
            </w:r>
          </w:p>
        </w:tc>
        <w:tc>
          <w:tcPr>
            <w:tcW w:w="840" w:type="dxa"/>
            <w:shd w:val="clear" w:color="auto" w:fill="auto"/>
          </w:tcPr>
          <w:p w14:paraId="14B3831E" w14:textId="7777777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</w:p>
        </w:tc>
        <w:tc>
          <w:tcPr>
            <w:tcW w:w="4246" w:type="dxa"/>
            <w:shd w:val="clear" w:color="auto" w:fill="auto"/>
          </w:tcPr>
          <w:p w14:paraId="282CC477" w14:textId="45DC8251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Место работы, если наименование = «Место работы ПДЛ», передавать значение поля «Значение»</w:t>
            </w:r>
          </w:p>
          <w:p w14:paraId="53B21EB1" w14:textId="77777777" w:rsidR="00FF2AE4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7BAC9DC0">
                <v:shape id="_x0000_i1064" type="#_x0000_t75" style="width:202pt;height:77pt">
                  <v:imagedata r:id="rId77" o:title="Место работы ПДЛ"/>
                </v:shape>
              </w:pict>
            </w:r>
          </w:p>
          <w:p w14:paraId="45B9D61D" w14:textId="0CE1A55E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DE2759">
              <w:rPr>
                <w:rFonts w:ascii="Arial" w:hAnsi="Arial" w:cs="Arial"/>
                <w:sz w:val="20"/>
                <w:szCs w:val="20"/>
                <w:lang w:eastAsia="ru-RU"/>
              </w:rPr>
              <w:t>Если «Место работы ПДЛ» = пустое, передавать значение поля «Место работы»</w:t>
            </w:r>
          </w:p>
        </w:tc>
      </w:tr>
      <w:tr w:rsidR="00FF2AE4" w:rsidRPr="00763B61" w14:paraId="41A40F77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32D9F81" w14:textId="6AB3928B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2273" w:type="dxa"/>
            <w:shd w:val="clear" w:color="auto" w:fill="auto"/>
          </w:tcPr>
          <w:p w14:paraId="184CFFDE" w14:textId="160AFFD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Official</w:t>
            </w:r>
            <w:r w:rsidRPr="00DD1904">
              <w:rPr>
                <w:rFonts w:ascii="Arial" w:hAnsi="Arial" w:cs="Arial"/>
                <w:sz w:val="20"/>
                <w:szCs w:val="20"/>
                <w:lang w:eastAsia="ru-RU"/>
              </w:rPr>
              <w:t>Employer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Address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5D009F9E" w14:textId="1003F873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527DE0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527DE0">
              <w:rPr>
                <w:rFonts w:ascii="Arial" w:hAnsi="Arial" w:cs="Arial"/>
                <w:sz w:val="20"/>
                <w:szCs w:val="20"/>
              </w:rPr>
              <w:t xml:space="preserve"> {1,100}</w:t>
            </w:r>
          </w:p>
        </w:tc>
        <w:tc>
          <w:tcPr>
            <w:tcW w:w="840" w:type="dxa"/>
            <w:shd w:val="clear" w:color="auto" w:fill="auto"/>
          </w:tcPr>
          <w:p w14:paraId="7BF86489" w14:textId="035EFD5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5FCA257" w14:textId="70F35D99" w:rsidR="00FF2AE4" w:rsidRPr="00A17BEA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Адрес места работы</w:t>
            </w:r>
          </w:p>
          <w:p w14:paraId="2582616E" w14:textId="14BA56A6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  <w:p w14:paraId="5C846C16" w14:textId="77777777" w:rsidR="00FF2AE4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3F6D2E3B">
                <v:shape id="_x0000_i1065" type="#_x0000_t75" style="width:200.5pt;height:78pt">
                  <v:imagedata r:id="rId78" o:title="Адрес места работы"/>
                </v:shape>
              </w:pict>
            </w:r>
          </w:p>
          <w:p w14:paraId="0335CA71" w14:textId="77E00C70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Пока передаем пустую строку – в АБС эти данные не вносятся</w:t>
            </w:r>
          </w:p>
        </w:tc>
      </w:tr>
      <w:tr w:rsidR="00FF2AE4" w:rsidRPr="00763B61" w14:paraId="264075EA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2A3C0266" w14:textId="0937A52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68</w:t>
            </w:r>
          </w:p>
        </w:tc>
        <w:tc>
          <w:tcPr>
            <w:tcW w:w="2273" w:type="dxa"/>
            <w:shd w:val="clear" w:color="auto" w:fill="auto"/>
          </w:tcPr>
          <w:p w14:paraId="5B34C0B8" w14:textId="478ADCA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S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rc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u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nds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1D23F7E" w14:textId="4730B026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{1,255}</w:t>
            </w:r>
          </w:p>
        </w:tc>
        <w:tc>
          <w:tcPr>
            <w:tcW w:w="840" w:type="dxa"/>
            <w:shd w:val="clear" w:color="auto" w:fill="auto"/>
          </w:tcPr>
          <w:p w14:paraId="49DA86C9" w14:textId="35692CB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FACC494" w14:textId="68E6D309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Сведения об источниках происхождения ДС - если поле «Значение» = «ДА», передавать значение поля «Наименование»</w:t>
            </w:r>
          </w:p>
          <w:p w14:paraId="1F70FBB7" w14:textId="77777777" w:rsidR="00FF2AE4" w:rsidRPr="00616272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9714F19">
                <v:shape id="_x0000_i1066" type="#_x0000_t75" style="width:181.5pt;height:81.5pt">
                  <v:imagedata r:id="rId79" o:title="О происхождении ДС"/>
                </v:shape>
              </w:pict>
            </w:r>
          </w:p>
          <w:p w14:paraId="5F71A7D5" w14:textId="10A88FE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Если более одного, передавать через «,»</w:t>
            </w:r>
          </w:p>
        </w:tc>
      </w:tr>
      <w:tr w:rsidR="00FF2AE4" w:rsidRPr="00763B61" w14:paraId="58E7F13A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5D4688D6" w14:textId="5E823E6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69</w:t>
            </w:r>
          </w:p>
        </w:tc>
        <w:tc>
          <w:tcPr>
            <w:tcW w:w="2273" w:type="dxa"/>
            <w:shd w:val="clear" w:color="auto" w:fill="auto"/>
          </w:tcPr>
          <w:p w14:paraId="75FC5CF2" w14:textId="4B4D7967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6D869CA2" w14:textId="3C308B4B" w:rsidR="00FF2AE4" w:rsidRPr="00C8789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Integer</w:t>
            </w:r>
          </w:p>
        </w:tc>
        <w:tc>
          <w:tcPr>
            <w:tcW w:w="840" w:type="dxa"/>
            <w:shd w:val="clear" w:color="auto" w:fill="auto"/>
          </w:tcPr>
          <w:p w14:paraId="6033E245" w14:textId="6D040F81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266E9D0F" w14:textId="5AD74F7C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Уровень риска:</w:t>
            </w:r>
          </w:p>
          <w:p w14:paraId="0629428E" w14:textId="3CD50A62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Низкий = 0, Средний = 1, Высокий = 2</w:t>
            </w:r>
          </w:p>
          <w:p w14:paraId="417C4ECD" w14:textId="0795BBBC" w:rsidR="00FF2AE4" w:rsidRPr="00616272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3C8CB48E">
                <v:shape id="_x0000_i1067" type="#_x0000_t75" style="width:193.5pt;height:78pt">
                  <v:imagedata r:id="rId80" o:title="Уровень риска"/>
                </v:shape>
              </w:pict>
            </w:r>
          </w:p>
        </w:tc>
      </w:tr>
      <w:tr w:rsidR="00FF2AE4" w:rsidRPr="00763B61" w14:paraId="4DB2D20F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3D8957BF" w14:textId="788BC2BE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70</w:t>
            </w:r>
          </w:p>
        </w:tc>
        <w:tc>
          <w:tcPr>
            <w:tcW w:w="2273" w:type="dxa"/>
            <w:shd w:val="clear" w:color="auto" w:fill="auto"/>
          </w:tcPr>
          <w:p w14:paraId="58F807A3" w14:textId="158D0F5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Just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f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icatio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nOfR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skL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v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l</w:t>
            </w:r>
          </w:p>
        </w:tc>
        <w:tc>
          <w:tcPr>
            <w:tcW w:w="1848" w:type="dxa"/>
            <w:shd w:val="clear" w:color="auto" w:fill="auto"/>
          </w:tcPr>
          <w:p w14:paraId="3E49DC78" w14:textId="0DFC3C38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</w:rPr>
              <w:t xml:space="preserve"> {1,255}</w:t>
            </w:r>
          </w:p>
        </w:tc>
        <w:tc>
          <w:tcPr>
            <w:tcW w:w="840" w:type="dxa"/>
            <w:shd w:val="clear" w:color="auto" w:fill="auto"/>
          </w:tcPr>
          <w:p w14:paraId="329BC2C8" w14:textId="3D4AC8F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311EAFE" w14:textId="62843B1D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Обоснование уровня риска</w:t>
            </w:r>
          </w:p>
          <w:p w14:paraId="15499335" w14:textId="053A6E7C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Передается, если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1 или 2</w:t>
            </w:r>
          </w:p>
          <w:p w14:paraId="034366BD" w14:textId="77777777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79B0668" wp14:editId="521507EE">
                  <wp:extent cx="2443109" cy="1103465"/>
                  <wp:effectExtent l="0" t="0" r="0" b="190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53" cy="11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C4EAC" w14:textId="22E95C56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Если «Значение» = «ДА», передавать соответствующее значение из «Наименование». Если их несколько – через «,»</w:t>
            </w:r>
          </w:p>
        </w:tc>
      </w:tr>
      <w:tr w:rsidR="00FF2AE4" w:rsidRPr="00763B61" w14:paraId="10E40DBA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10173B19" w14:textId="1EDA56C9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2273" w:type="dxa"/>
            <w:shd w:val="clear" w:color="auto" w:fill="auto"/>
          </w:tcPr>
          <w:p w14:paraId="6642E095" w14:textId="28F18220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elation</w:t>
            </w: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W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thB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an</w:t>
            </w: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k</w:t>
            </w:r>
          </w:p>
        </w:tc>
        <w:tc>
          <w:tcPr>
            <w:tcW w:w="1848" w:type="dxa"/>
            <w:shd w:val="clear" w:color="auto" w:fill="auto"/>
          </w:tcPr>
          <w:p w14:paraId="2EAE9E4E" w14:textId="3291814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17BEA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A17BEA">
              <w:rPr>
                <w:rFonts w:ascii="Arial" w:hAnsi="Arial" w:cs="Arial"/>
                <w:sz w:val="20"/>
                <w:szCs w:val="20"/>
              </w:rPr>
              <w:t xml:space="preserve"> {1,255}</w:t>
            </w:r>
          </w:p>
        </w:tc>
        <w:tc>
          <w:tcPr>
            <w:tcW w:w="840" w:type="dxa"/>
            <w:shd w:val="clear" w:color="auto" w:fill="auto"/>
          </w:tcPr>
          <w:p w14:paraId="7BFBD892" w14:textId="66634E5F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13A95DC6" w14:textId="3735F061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Отношения с кредитной организацией</w:t>
            </w:r>
          </w:p>
          <w:p w14:paraId="49F0241C" w14:textId="1FBC3E29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1 или 2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, то </w:t>
            </w:r>
          </w:p>
          <w:p w14:paraId="002C397F" w14:textId="04707C6E" w:rsidR="00FF2AE4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3D40078A">
                <v:shape id="_x0000_i1068" type="#_x0000_t75" style="width:201.5pt;height:52.5pt">
                  <v:imagedata r:id="rId82" o:title="Отношение с банком"/>
                </v:shape>
              </w:pict>
            </w:r>
          </w:p>
          <w:p w14:paraId="07B048C3" w14:textId="7CE7372B" w:rsidR="00FF2AE4" w:rsidRPr="00616272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поле «Наименование» = «Предполагаемый характер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отнош.с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банком», передавать значение поля «Значение»</w:t>
            </w:r>
          </w:p>
        </w:tc>
      </w:tr>
      <w:tr w:rsidR="00FF2AE4" w:rsidRPr="00763B61" w14:paraId="1BB0D86E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09488119" w14:textId="20B4CFF7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2273" w:type="dxa"/>
            <w:shd w:val="clear" w:color="auto" w:fill="auto"/>
          </w:tcPr>
          <w:p w14:paraId="3D8D5780" w14:textId="1D1E610A" w:rsidR="00FF2AE4" w:rsidRPr="00EE3B16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E40770">
              <w:rPr>
                <w:rFonts w:ascii="Arial" w:hAnsi="Arial" w:cs="Arial"/>
                <w:sz w:val="20"/>
                <w:szCs w:val="20"/>
                <w:lang w:eastAsia="ru-RU"/>
              </w:rPr>
              <w:t>Act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proofErr w:type="spellEnd"/>
            <w:r w:rsidRPr="00E40770">
              <w:rPr>
                <w:rFonts w:ascii="Arial" w:hAnsi="Arial" w:cs="Arial"/>
                <w:sz w:val="20"/>
                <w:szCs w:val="20"/>
                <w:lang w:eastAsia="ru-RU"/>
              </w:rPr>
              <w:t>v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Pr="00E40770">
              <w:rPr>
                <w:rFonts w:ascii="Arial" w:hAnsi="Arial" w:cs="Arial"/>
                <w:sz w:val="20"/>
                <w:szCs w:val="20"/>
                <w:lang w:eastAsia="ru-RU"/>
              </w:rPr>
              <w:t>tyPurp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ose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7262A4E9" w14:textId="7E54EBCB" w:rsidR="00FF2AE4" w:rsidRPr="00A17BEA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0770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E40770">
              <w:rPr>
                <w:rFonts w:ascii="Arial" w:hAnsi="Arial" w:cs="Arial"/>
                <w:sz w:val="20"/>
                <w:szCs w:val="20"/>
              </w:rPr>
              <w:t xml:space="preserve"> {1,255}</w:t>
            </w:r>
          </w:p>
        </w:tc>
        <w:tc>
          <w:tcPr>
            <w:tcW w:w="840" w:type="dxa"/>
            <w:shd w:val="clear" w:color="auto" w:fill="auto"/>
          </w:tcPr>
          <w:p w14:paraId="4D5D6F90" w14:textId="232B5BC2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7082F1FE" w14:textId="2B8278B6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Цели деятельности</w:t>
            </w:r>
          </w:p>
          <w:p w14:paraId="46FE2120" w14:textId="34E92D7D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1 или 2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, то </w:t>
            </w:r>
          </w:p>
          <w:p w14:paraId="636D3B4A" w14:textId="4E161193" w:rsidR="00FF2AE4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FC1C300">
                <v:shape id="_x0000_i1069" type="#_x0000_t75" style="width:201.5pt;height:55.5pt">
                  <v:imagedata r:id="rId83" o:title="Цели деятельности"/>
                </v:shape>
              </w:pict>
            </w:r>
          </w:p>
          <w:p w14:paraId="148DB6F7" w14:textId="23CD19F1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Если «Значение» = «ДА», передавать значение поля «Наименование». Если значений более 1-го, передавать через «,»</w:t>
            </w:r>
          </w:p>
        </w:tc>
      </w:tr>
      <w:tr w:rsidR="00FF2AE4" w:rsidRPr="00763B61" w14:paraId="190F7188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14780BDA" w14:textId="405A31FC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2273" w:type="dxa"/>
            <w:shd w:val="clear" w:color="auto" w:fill="auto"/>
          </w:tcPr>
          <w:p w14:paraId="5C6B556D" w14:textId="20947602" w:rsidR="00FF2AE4" w:rsidRPr="00E40770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1F4812">
              <w:rPr>
                <w:rFonts w:ascii="Arial" w:hAnsi="Arial" w:cs="Arial"/>
                <w:sz w:val="20"/>
                <w:szCs w:val="20"/>
                <w:lang w:eastAsia="ru-RU"/>
              </w:rPr>
              <w:t>FinancialPosition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1CB92F62" w14:textId="56901BC0" w:rsidR="00FF2AE4" w:rsidRPr="00E40770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872AB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1872AB">
              <w:rPr>
                <w:rFonts w:ascii="Arial" w:hAnsi="Arial" w:cs="Arial"/>
                <w:sz w:val="20"/>
                <w:szCs w:val="20"/>
              </w:rPr>
              <w:t xml:space="preserve"> {1,255}</w:t>
            </w:r>
          </w:p>
        </w:tc>
        <w:tc>
          <w:tcPr>
            <w:tcW w:w="840" w:type="dxa"/>
            <w:shd w:val="clear" w:color="auto" w:fill="auto"/>
          </w:tcPr>
          <w:p w14:paraId="075B94F4" w14:textId="737F7B04" w:rsidR="00FF2AE4" w:rsidRPr="00616272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41FEE4B9" w14:textId="77777777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E4CD6">
              <w:rPr>
                <w:rFonts w:ascii="Arial" w:hAnsi="Arial" w:cs="Arial"/>
                <w:sz w:val="20"/>
                <w:szCs w:val="20"/>
                <w:lang w:eastAsia="ru-RU"/>
              </w:rPr>
              <w:t>Финансовое положение</w:t>
            </w:r>
          </w:p>
          <w:p w14:paraId="104BF6E3" w14:textId="3DD9599B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1 или 2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, то </w:t>
            </w:r>
          </w:p>
          <w:p w14:paraId="3FA778D9" w14:textId="77777777" w:rsidR="00FF2AE4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406A7C89">
                <v:shape id="_x0000_i1070" type="#_x0000_t75" style="width:201pt;height:53.5pt">
                  <v:imagedata r:id="rId84" o:title="Фин"/>
                </v:shape>
              </w:pict>
            </w:r>
          </w:p>
          <w:p w14:paraId="5F6DF9A7" w14:textId="0E208A78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Если поле «Наименование» = «Финансовое положение клиента», передавать значение поля «Значение»</w:t>
            </w:r>
          </w:p>
        </w:tc>
      </w:tr>
      <w:tr w:rsidR="00FF2AE4" w:rsidRPr="00763B61" w14:paraId="509C132E" w14:textId="77777777" w:rsidTr="00861323">
        <w:trPr>
          <w:cantSplit/>
        </w:trPr>
        <w:tc>
          <w:tcPr>
            <w:tcW w:w="851" w:type="dxa"/>
            <w:shd w:val="clear" w:color="auto" w:fill="auto"/>
          </w:tcPr>
          <w:p w14:paraId="67BF0C0F" w14:textId="097D2956" w:rsidR="00FF2AE4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2273" w:type="dxa"/>
            <w:shd w:val="clear" w:color="auto" w:fill="auto"/>
          </w:tcPr>
          <w:p w14:paraId="273E778A" w14:textId="5AD6C558" w:rsidR="00FF2AE4" w:rsidRPr="00A17BEA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1F4812">
              <w:rPr>
                <w:rFonts w:ascii="Arial" w:hAnsi="Arial" w:cs="Arial"/>
                <w:sz w:val="20"/>
                <w:szCs w:val="20"/>
                <w:lang w:eastAsia="ru-RU"/>
              </w:rPr>
              <w:t>BusinessReputation</w:t>
            </w:r>
            <w:proofErr w:type="spellEnd"/>
          </w:p>
        </w:tc>
        <w:tc>
          <w:tcPr>
            <w:tcW w:w="1848" w:type="dxa"/>
            <w:shd w:val="clear" w:color="auto" w:fill="auto"/>
          </w:tcPr>
          <w:p w14:paraId="227CA5AD" w14:textId="6E3E0A1C" w:rsidR="00FF2AE4" w:rsidRPr="00A17BEA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40770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E40770">
              <w:rPr>
                <w:rFonts w:ascii="Arial" w:hAnsi="Arial" w:cs="Arial"/>
                <w:sz w:val="20"/>
                <w:szCs w:val="20"/>
              </w:rPr>
              <w:t xml:space="preserve"> {1,255}</w:t>
            </w:r>
          </w:p>
        </w:tc>
        <w:tc>
          <w:tcPr>
            <w:tcW w:w="840" w:type="dxa"/>
            <w:shd w:val="clear" w:color="auto" w:fill="auto"/>
          </w:tcPr>
          <w:p w14:paraId="22ECAEB3" w14:textId="321DFC8A" w:rsidR="00FF2AE4" w:rsidRPr="004C7D15" w:rsidRDefault="00FF2AE4" w:rsidP="00FF2AE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4246" w:type="dxa"/>
            <w:shd w:val="clear" w:color="auto" w:fill="auto"/>
          </w:tcPr>
          <w:p w14:paraId="56ECD207" w14:textId="24BB921F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Деловая репутация</w:t>
            </w:r>
          </w:p>
          <w:p w14:paraId="7DC24601" w14:textId="407801E0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1 или 2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, то </w:t>
            </w:r>
          </w:p>
          <w:p w14:paraId="776E539B" w14:textId="77777777" w:rsidR="00FF2AE4" w:rsidRDefault="005B6687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0359B339">
                <v:shape id="_x0000_i1071" type="#_x0000_t75" style="width:201pt;height:53.5pt">
                  <v:imagedata r:id="rId85" o:title="Деловая репутация"/>
                </v:shape>
              </w:pict>
            </w:r>
          </w:p>
          <w:p w14:paraId="6CF6BC20" w14:textId="39E2E5D5" w:rsidR="00FF2AE4" w:rsidRDefault="00FF2AE4" w:rsidP="00FF2AE4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Если поле «Наименование» = «Сведения о деловой репутации», передавать значение поля «Значение»</w:t>
            </w:r>
          </w:p>
        </w:tc>
      </w:tr>
    </w:tbl>
    <w:p w14:paraId="6E73A524" w14:textId="77777777" w:rsidR="00880ABF" w:rsidRDefault="00880ABF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101DF27D" w14:textId="77777777" w:rsidR="00EB11F1" w:rsidRDefault="00EB11F1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7A9C6703" w14:textId="485F06CB" w:rsidR="00EB11F1" w:rsidRPr="007440D5" w:rsidRDefault="00EB11F1" w:rsidP="00EB11F1">
      <w:pPr>
        <w:pStyle w:val="a5"/>
        <w:numPr>
          <w:ilvl w:val="0"/>
          <w:numId w:val="1"/>
        </w:numPr>
        <w:rPr>
          <w:rFonts w:ascii="Times New Roman" w:hAnsi="Times New Roman"/>
          <w:b/>
          <w:u w:val="single"/>
          <w:lang w:eastAsia="ru-RU"/>
        </w:rPr>
      </w:pPr>
      <w:bookmarkStart w:id="44" w:name="Процедура2"/>
      <w:r w:rsidRPr="007440D5">
        <w:rPr>
          <w:rFonts w:ascii="Times New Roman" w:hAnsi="Times New Roman"/>
          <w:b/>
          <w:u w:val="single"/>
          <w:lang w:eastAsia="ru-RU"/>
        </w:rPr>
        <w:t>Требования к процедуре по пункту №2</w:t>
      </w:r>
    </w:p>
    <w:p w14:paraId="0094759D" w14:textId="77777777" w:rsidR="00281D2F" w:rsidRPr="00BA1596" w:rsidRDefault="00281D2F" w:rsidP="00281D2F">
      <w:pPr>
        <w:pStyle w:val="a5"/>
        <w:ind w:left="1068"/>
        <w:rPr>
          <w:rFonts w:ascii="Times New Roman" w:hAnsi="Times New Roman"/>
          <w:b/>
          <w:lang w:eastAsia="ru-RU"/>
        </w:rPr>
      </w:pPr>
    </w:p>
    <w:bookmarkEnd w:id="44"/>
    <w:p w14:paraId="7E65EBF6" w14:textId="08C60C51" w:rsidR="00407D9C" w:rsidRDefault="00407D9C" w:rsidP="00407D9C">
      <w:pPr>
        <w:pStyle w:val="a5"/>
        <w:ind w:left="1068" w:hanging="784"/>
        <w:rPr>
          <w:rFonts w:ascii="Times New Roman" w:hAnsi="Times New Roman"/>
          <w:lang w:eastAsia="ru-RU"/>
        </w:rPr>
      </w:pPr>
      <w:r w:rsidRPr="00EE1C26">
        <w:rPr>
          <w:rFonts w:ascii="Times New Roman" w:hAnsi="Times New Roman"/>
          <w:lang w:eastAsia="ru-RU"/>
        </w:rPr>
        <w:t xml:space="preserve">Наименование процедуры </w:t>
      </w:r>
      <w:r w:rsidR="00916855">
        <w:rPr>
          <w:rFonts w:ascii="Times New Roman" w:hAnsi="Times New Roman"/>
          <w:lang w:eastAsia="ru-RU"/>
        </w:rPr>
        <w:t xml:space="preserve">№2 </w:t>
      </w:r>
      <w:r w:rsidRPr="00EE1C26">
        <w:rPr>
          <w:rFonts w:ascii="Times New Roman" w:hAnsi="Times New Roman"/>
          <w:lang w:eastAsia="ru-RU"/>
        </w:rPr>
        <w:t xml:space="preserve">– </w:t>
      </w:r>
      <w:bookmarkStart w:id="45" w:name="igs_DigitalRub"/>
      <w:proofErr w:type="spellStart"/>
      <w:r w:rsidRPr="00EE1C26">
        <w:rPr>
          <w:rFonts w:ascii="Times New Roman" w:hAnsi="Times New Roman"/>
          <w:b/>
          <w:lang w:val="en-US" w:eastAsia="ru-RU"/>
        </w:rPr>
        <w:t>igs</w:t>
      </w:r>
      <w:proofErr w:type="spellEnd"/>
      <w:r w:rsidRPr="00EE1C26">
        <w:rPr>
          <w:rFonts w:ascii="Times New Roman" w:hAnsi="Times New Roman"/>
          <w:b/>
          <w:lang w:eastAsia="ru-RU"/>
        </w:rPr>
        <w:t>_</w:t>
      </w:r>
      <w:proofErr w:type="spellStart"/>
      <w:r w:rsidRPr="00EE1C26">
        <w:rPr>
          <w:rFonts w:ascii="Times New Roman" w:hAnsi="Times New Roman"/>
          <w:b/>
          <w:lang w:val="en-US" w:eastAsia="ru-RU"/>
        </w:rPr>
        <w:t>DigitalRub</w:t>
      </w:r>
      <w:proofErr w:type="spellEnd"/>
      <w:r w:rsidRPr="00EE1C26">
        <w:rPr>
          <w:rFonts w:ascii="Times New Roman" w:hAnsi="Times New Roman"/>
          <w:lang w:eastAsia="ru-RU"/>
        </w:rPr>
        <w:t xml:space="preserve"> </w:t>
      </w:r>
      <w:bookmarkEnd w:id="45"/>
      <w:r w:rsidR="00AC0C61">
        <w:rPr>
          <w:rFonts w:ascii="Times New Roman" w:hAnsi="Times New Roman"/>
          <w:lang w:eastAsia="ru-RU"/>
        </w:rPr>
        <w:t xml:space="preserve">- </w:t>
      </w:r>
      <w:r w:rsidR="00AC0C61" w:rsidRPr="0066148D">
        <w:rPr>
          <w:rFonts w:ascii="Times New Roman" w:hAnsi="Times New Roman"/>
          <w:color w:val="172B4D"/>
          <w:u w:val="single"/>
        </w:rPr>
        <w:t>клиент продаёт ЦР</w:t>
      </w:r>
    </w:p>
    <w:p w14:paraId="567B306A" w14:textId="759D3259" w:rsidR="00B553EA" w:rsidRPr="00B553EA" w:rsidRDefault="00B553EA" w:rsidP="00407D9C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688ABF64" w14:textId="219C0468" w:rsidR="00EE1C26" w:rsidRPr="003E3517" w:rsidRDefault="00C91CF9" w:rsidP="003E3517">
      <w:pPr>
        <w:rPr>
          <w:rFonts w:ascii="Times New Roman" w:hAnsi="Times New Roman"/>
          <w:color w:val="172B4D"/>
        </w:rPr>
      </w:pPr>
      <w:r>
        <w:rPr>
          <w:rFonts w:ascii="Times New Roman" w:hAnsi="Times New Roman"/>
          <w:color w:val="172B4D"/>
        </w:rPr>
        <w:t xml:space="preserve">     </w:t>
      </w:r>
      <w:r w:rsidR="00EE1C26" w:rsidRPr="003E3517">
        <w:rPr>
          <w:rFonts w:ascii="Times New Roman" w:hAnsi="Times New Roman"/>
          <w:color w:val="172B4D"/>
        </w:rPr>
        <w:t xml:space="preserve">Процедура выполняет запрос на </w:t>
      </w:r>
      <w:r w:rsidR="00EF56E6">
        <w:rPr>
          <w:rFonts w:ascii="Times New Roman" w:hAnsi="Times New Roman"/>
          <w:color w:val="172B4D"/>
        </w:rPr>
        <w:t xml:space="preserve">продажу ЦР и </w:t>
      </w:r>
      <w:r w:rsidR="00EE1C26" w:rsidRPr="003E3517">
        <w:rPr>
          <w:rFonts w:ascii="Times New Roman" w:hAnsi="Times New Roman"/>
          <w:color w:val="172B4D"/>
        </w:rPr>
        <w:t>пополнение счета</w:t>
      </w:r>
      <w:r w:rsidR="008F558E" w:rsidRPr="003E3517">
        <w:rPr>
          <w:rFonts w:ascii="Times New Roman" w:hAnsi="Times New Roman"/>
          <w:color w:val="172B4D"/>
        </w:rPr>
        <w:t xml:space="preserve"> клиента</w:t>
      </w:r>
      <w:r w:rsidR="00EF56E6">
        <w:rPr>
          <w:rFonts w:ascii="Times New Roman" w:hAnsi="Times New Roman"/>
          <w:color w:val="172B4D"/>
        </w:rPr>
        <w:t xml:space="preserve"> безналичными денежными средствами.</w:t>
      </w:r>
    </w:p>
    <w:p w14:paraId="5E6D09AB" w14:textId="2869A7C3" w:rsidR="003E3517" w:rsidRDefault="003E3517" w:rsidP="00EE1C26">
      <w:pPr>
        <w:pStyle w:val="a5"/>
        <w:ind w:left="1068" w:hanging="784"/>
        <w:rPr>
          <w:b/>
          <w:sz w:val="22"/>
          <w:szCs w:val="22"/>
        </w:rPr>
      </w:pPr>
    </w:p>
    <w:p w14:paraId="06E58CBD" w14:textId="77777777" w:rsidR="005A3868" w:rsidRPr="00D24781" w:rsidRDefault="005A3868" w:rsidP="005A3868">
      <w:pPr>
        <w:pStyle w:val="af3"/>
        <w:spacing w:before="150" w:beforeAutospacing="0" w:after="0" w:afterAutospacing="0"/>
        <w:ind w:left="1068"/>
        <w:rPr>
          <w:rFonts w:ascii="Consolas" w:hAnsi="Consolas" w:cs="Consolas"/>
          <w:color w:val="0000FF"/>
          <w:sz w:val="19"/>
          <w:szCs w:val="19"/>
          <w:highlight w:val="cyan"/>
        </w:rPr>
      </w:pPr>
      <w:r w:rsidRPr="00D24781">
        <w:rPr>
          <w:rFonts w:ascii="Consolas" w:hAnsi="Consolas" w:cs="Consolas"/>
          <w:color w:val="0000FF"/>
          <w:sz w:val="19"/>
          <w:szCs w:val="19"/>
          <w:highlight w:val="cyan"/>
        </w:rPr>
        <w:lastRenderedPageBreak/>
        <w:t xml:space="preserve">Отключить проверку </w:t>
      </w:r>
      <w:r w:rsidRPr="00D24781">
        <w:rPr>
          <w:rFonts w:ascii="Consolas" w:hAnsi="Consolas" w:cs="Consolas"/>
          <w:color w:val="FF0000"/>
          <w:sz w:val="19"/>
          <w:szCs w:val="19"/>
          <w:highlight w:val="cyan"/>
        </w:rPr>
        <w:t>'Клиент должен обслуживаться в центральном офисе'</w:t>
      </w:r>
    </w:p>
    <w:p w14:paraId="78559943" w14:textId="77777777" w:rsidR="005A3868" w:rsidRDefault="005A3868" w:rsidP="00EE1C26">
      <w:pPr>
        <w:pStyle w:val="a5"/>
        <w:ind w:left="1068" w:hanging="784"/>
        <w:rPr>
          <w:b/>
          <w:sz w:val="22"/>
          <w:szCs w:val="22"/>
        </w:rPr>
      </w:pPr>
    </w:p>
    <w:p w14:paraId="5CB2F9B8" w14:textId="52EA7B0A" w:rsidR="00B15CDC" w:rsidRDefault="00B15CDC" w:rsidP="00EE1C26">
      <w:pPr>
        <w:pStyle w:val="a5"/>
        <w:ind w:left="1068" w:hanging="784"/>
        <w:rPr>
          <w:b/>
          <w:sz w:val="22"/>
          <w:szCs w:val="22"/>
        </w:rPr>
      </w:pPr>
      <w:r>
        <w:rPr>
          <w:b/>
          <w:sz w:val="22"/>
          <w:szCs w:val="22"/>
        </w:rPr>
        <w:t>БУ: Пункт №</w:t>
      </w:r>
      <w:proofErr w:type="gramStart"/>
      <w:r>
        <w:rPr>
          <w:b/>
          <w:sz w:val="22"/>
          <w:szCs w:val="22"/>
        </w:rPr>
        <w:t>4  -</w:t>
      </w:r>
      <w:proofErr w:type="gramEnd"/>
      <w:r>
        <w:rPr>
          <w:b/>
          <w:sz w:val="22"/>
          <w:szCs w:val="22"/>
        </w:rPr>
        <w:t xml:space="preserve"> </w:t>
      </w:r>
      <w:r w:rsidRPr="006F0BAA">
        <w:rPr>
          <w:b/>
          <w:sz w:val="22"/>
          <w:szCs w:val="22"/>
        </w:rPr>
        <w:t>Вывод ЦР с Цифрового счета (Кошелька) Клиента</w:t>
      </w:r>
    </w:p>
    <w:p w14:paraId="187972B4" w14:textId="3E275069" w:rsidR="00B15CDC" w:rsidRPr="00B15CDC" w:rsidRDefault="00B15CDC" w:rsidP="00B15CDC">
      <w:pPr>
        <w:pStyle w:val="a5"/>
        <w:ind w:left="284"/>
        <w:rPr>
          <w:rFonts w:ascii="Times New Roman" w:hAnsi="Times New Roman"/>
          <w:color w:val="172B4D"/>
        </w:rPr>
      </w:pPr>
      <w:r w:rsidRPr="00B15CDC">
        <w:rPr>
          <w:rFonts w:ascii="Times New Roman" w:hAnsi="Times New Roman"/>
          <w:color w:val="172B4D"/>
        </w:rPr>
        <w:t>Перевод ЦР с Цифрового счета (Кошелька) Клиента на Цифровой счет (Кошелек) Банка с одновременным зачислением безналичных денежных средств на банковский счет Клиента</w:t>
      </w:r>
    </w:p>
    <w:p w14:paraId="30FA9764" w14:textId="77777777" w:rsidR="003E3517" w:rsidRDefault="003E3517" w:rsidP="00B15CDC">
      <w:pPr>
        <w:jc w:val="center"/>
        <w:rPr>
          <w:rFonts w:ascii="Times New Roman" w:hAnsi="Times New Roman"/>
          <w:color w:val="172B4D"/>
        </w:rPr>
      </w:pPr>
    </w:p>
    <w:p w14:paraId="010FE56A" w14:textId="77777777" w:rsidR="002E4632" w:rsidRPr="00EE1C26" w:rsidRDefault="002E4632" w:rsidP="002E4632">
      <w:pPr>
        <w:pStyle w:val="a5"/>
        <w:ind w:left="1068" w:hanging="784"/>
        <w:rPr>
          <w:rFonts w:ascii="Times New Roman" w:hAnsi="Times New Roman"/>
          <w:lang w:eastAsia="ru-RU"/>
        </w:rPr>
      </w:pPr>
      <w:r w:rsidRPr="00EE1C26">
        <w:rPr>
          <w:rFonts w:ascii="Times New Roman" w:hAnsi="Times New Roman"/>
          <w:lang w:eastAsia="ru-RU"/>
        </w:rPr>
        <w:t xml:space="preserve">Предлагается использовать существующую процедуру </w:t>
      </w:r>
      <w:r w:rsidRPr="00EE1C26">
        <w:rPr>
          <w:rFonts w:ascii="Times New Roman" w:hAnsi="Times New Roman"/>
          <w:color w:val="000000"/>
          <w:highlight w:val="white"/>
        </w:rPr>
        <w:t>ISMPL2_PDR_LOAD</w:t>
      </w:r>
    </w:p>
    <w:p w14:paraId="2072C61D" w14:textId="68E40C89" w:rsidR="00EE1C26" w:rsidRDefault="00153C1F" w:rsidP="00407D9C">
      <w:pPr>
        <w:pStyle w:val="a5"/>
        <w:ind w:left="1068" w:hanging="784"/>
        <w:rPr>
          <w:rFonts w:ascii="Times New Roman" w:hAnsi="Times New Roman"/>
          <w:lang w:eastAsia="ru-RU"/>
        </w:rPr>
      </w:pPr>
      <w:bookmarkStart w:id="46" w:name="ПлатежноеПоручение"/>
      <w:r>
        <w:rPr>
          <w:rFonts w:ascii="Times New Roman" w:hAnsi="Times New Roman"/>
          <w:lang w:eastAsia="ru-RU"/>
        </w:rPr>
        <w:t>Формирует первичный документ: внутренне платежное поручение</w:t>
      </w:r>
      <w:bookmarkEnd w:id="46"/>
      <w:r>
        <w:rPr>
          <w:rFonts w:ascii="Times New Roman" w:hAnsi="Times New Roman"/>
          <w:lang w:eastAsia="ru-RU"/>
        </w:rPr>
        <w:t>.</w:t>
      </w:r>
    </w:p>
    <w:p w14:paraId="2BDC05A8" w14:textId="6E2A8A47" w:rsidR="008F508E" w:rsidRPr="00EE1C26" w:rsidRDefault="008F508E" w:rsidP="00407D9C">
      <w:pPr>
        <w:pStyle w:val="a5"/>
        <w:ind w:left="1068" w:hanging="784"/>
        <w:rPr>
          <w:rFonts w:ascii="Times New Roman" w:hAnsi="Times New Roman"/>
          <w:color w:val="FF0000"/>
        </w:rPr>
      </w:pPr>
    </w:p>
    <w:tbl>
      <w:tblPr>
        <w:tblStyle w:val="a3"/>
        <w:tblW w:w="9763" w:type="dxa"/>
        <w:tblInd w:w="360" w:type="dxa"/>
        <w:tblLook w:val="04A0" w:firstRow="1" w:lastRow="0" w:firstColumn="1" w:lastColumn="0" w:noHBand="0" w:noVBand="1"/>
      </w:tblPr>
      <w:tblGrid>
        <w:gridCol w:w="1615"/>
        <w:gridCol w:w="222"/>
        <w:gridCol w:w="1392"/>
        <w:gridCol w:w="6534"/>
      </w:tblGrid>
      <w:tr w:rsidR="000E5C92" w:rsidRPr="009012A2" w14:paraId="34BE356E" w14:textId="77777777" w:rsidTr="00D377A7">
        <w:tc>
          <w:tcPr>
            <w:tcW w:w="1620" w:type="dxa"/>
            <w:shd w:val="clear" w:color="auto" w:fill="C5E0B3" w:themeFill="accent6" w:themeFillTint="66"/>
          </w:tcPr>
          <w:p w14:paraId="30EDCF44" w14:textId="77777777" w:rsidR="00454518" w:rsidRPr="008B7974" w:rsidRDefault="00454518" w:rsidP="00EE1C26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bookmarkStart w:id="47" w:name="ОтборСчетов"/>
            <w:r>
              <w:rPr>
                <w:rFonts w:ascii="Times New Roman" w:hAnsi="Times New Roman"/>
                <w:b/>
                <w:lang w:eastAsia="ru-RU"/>
              </w:rPr>
              <w:t>Описание полей процедуры</w:t>
            </w:r>
          </w:p>
        </w:tc>
        <w:tc>
          <w:tcPr>
            <w:tcW w:w="222" w:type="dxa"/>
            <w:shd w:val="clear" w:color="auto" w:fill="C5E0B3" w:themeFill="accent6" w:themeFillTint="66"/>
          </w:tcPr>
          <w:p w14:paraId="4B3BE0F4" w14:textId="17DC5865" w:rsidR="00454518" w:rsidRPr="00454518" w:rsidRDefault="00454518" w:rsidP="00454518">
            <w:pPr>
              <w:rPr>
                <w:rFonts w:ascii="Times New Roman" w:hAnsi="Times New Roman"/>
                <w:b/>
                <w:lang w:val="en-US" w:eastAsia="ru-RU"/>
              </w:rPr>
            </w:pPr>
          </w:p>
        </w:tc>
        <w:tc>
          <w:tcPr>
            <w:tcW w:w="1291" w:type="dxa"/>
            <w:shd w:val="clear" w:color="auto" w:fill="C5E0B3" w:themeFill="accent6" w:themeFillTint="66"/>
          </w:tcPr>
          <w:p w14:paraId="4DA5EB58" w14:textId="03B17E03" w:rsidR="00454518" w:rsidRPr="008B7974" w:rsidRDefault="00454518" w:rsidP="00EE1C26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Входной \ выходной параметр</w:t>
            </w:r>
          </w:p>
        </w:tc>
        <w:bookmarkEnd w:id="47"/>
        <w:tc>
          <w:tcPr>
            <w:tcW w:w="6630" w:type="dxa"/>
            <w:shd w:val="clear" w:color="auto" w:fill="C5E0B3" w:themeFill="accent6" w:themeFillTint="66"/>
          </w:tcPr>
          <w:p w14:paraId="32D1C6A3" w14:textId="080F4A66" w:rsidR="00454518" w:rsidRPr="008B7974" w:rsidRDefault="00454518" w:rsidP="00EE1C26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0E5C92" w:rsidRPr="00454518" w14:paraId="4718E8AB" w14:textId="77777777" w:rsidTr="00D377A7">
        <w:tc>
          <w:tcPr>
            <w:tcW w:w="1620" w:type="dxa"/>
            <w:shd w:val="clear" w:color="auto" w:fill="auto"/>
          </w:tcPr>
          <w:p w14:paraId="2E6F089B" w14:textId="6511A97F" w:rsidR="00454518" w:rsidRPr="00454518" w:rsidRDefault="00454518" w:rsidP="00454518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</w:p>
        </w:tc>
        <w:tc>
          <w:tcPr>
            <w:tcW w:w="222" w:type="dxa"/>
          </w:tcPr>
          <w:p w14:paraId="36153AAB" w14:textId="77777777" w:rsidR="00454518" w:rsidRPr="00454518" w:rsidRDefault="00454518" w:rsidP="0045451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  <w:shd w:val="clear" w:color="auto" w:fill="auto"/>
          </w:tcPr>
          <w:p w14:paraId="74A9F40D" w14:textId="6ACB2C37" w:rsidR="00454518" w:rsidRPr="00290773" w:rsidRDefault="00290773" w:rsidP="00454518">
            <w:pPr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  <w:shd w:val="clear" w:color="auto" w:fill="auto"/>
          </w:tcPr>
          <w:p w14:paraId="4B9E6BD2" w14:textId="7107CAA3" w:rsidR="0074098F" w:rsidRPr="00AF60AE" w:rsidRDefault="002E4632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Это</w:t>
            </w:r>
            <w:r w:rsidRPr="00AF60AE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="0074098F">
              <w:rPr>
                <w:rFonts w:ascii="Times New Roman" w:hAnsi="Times New Roman"/>
                <w:lang w:val="en-US" w:eastAsia="ru-RU"/>
              </w:rPr>
              <w:t>tInstitution</w:t>
            </w:r>
            <w:proofErr w:type="spellEnd"/>
            <w:r w:rsidR="0074098F" w:rsidRPr="00AF60AE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AF60AE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клиента</w:t>
            </w:r>
            <w:r w:rsidRPr="00AF60AE">
              <w:rPr>
                <w:rFonts w:ascii="Times New Roman" w:hAnsi="Times New Roman"/>
                <w:lang w:eastAsia="ru-RU"/>
              </w:rPr>
              <w:t>.</w:t>
            </w:r>
          </w:p>
          <w:p w14:paraId="7994D68A" w14:textId="77777777" w:rsidR="002B315A" w:rsidRDefault="002E4632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Требуется</w:t>
            </w:r>
            <w:r w:rsidRPr="002B315A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выполнить</w:t>
            </w:r>
            <w:r w:rsidRPr="002B315A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контрол</w:t>
            </w:r>
            <w:r w:rsidR="002B315A">
              <w:rPr>
                <w:rFonts w:ascii="Times New Roman" w:hAnsi="Times New Roman"/>
                <w:lang w:eastAsia="ru-RU"/>
              </w:rPr>
              <w:t>и:</w:t>
            </w:r>
          </w:p>
          <w:p w14:paraId="679088E1" w14:textId="62BE3FC0" w:rsidR="002B315A" w:rsidRPr="002B315A" w:rsidRDefault="002B315A" w:rsidP="00771F88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eastAsia="ru-RU"/>
              </w:rPr>
            </w:pPr>
            <w:r w:rsidRPr="00DC4A4D">
              <w:rPr>
                <w:rFonts w:ascii="Times New Roman" w:hAnsi="Times New Roman"/>
              </w:rPr>
              <w:t xml:space="preserve">клиента </w:t>
            </w:r>
            <w:proofErr w:type="spellStart"/>
            <w:r w:rsidRPr="00DC4A4D">
              <w:rPr>
                <w:rFonts w:ascii="Times New Roman" w:hAnsi="Times New Roman"/>
              </w:rPr>
              <w:t>м.б</w:t>
            </w:r>
            <w:proofErr w:type="spellEnd"/>
            <w:r w:rsidRPr="00DC4A4D">
              <w:rPr>
                <w:rFonts w:ascii="Times New Roman" w:hAnsi="Times New Roman"/>
              </w:rPr>
              <w:t>.</w:t>
            </w:r>
            <w:r w:rsidR="002E181C" w:rsidRPr="00DC4A4D">
              <w:rPr>
                <w:rFonts w:ascii="Times New Roman" w:hAnsi="Times New Roman"/>
              </w:rPr>
              <w:t xml:space="preserve"> </w:t>
            </w:r>
            <w:r w:rsidRPr="00DC4A4D">
              <w:rPr>
                <w:rFonts w:ascii="Times New Roman" w:hAnsi="Times New Roman"/>
              </w:rPr>
              <w:t>ФЛ или ЮЛ</w:t>
            </w:r>
            <w:r w:rsidR="0037357E" w:rsidRPr="00DC4A4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color w:val="FF0000"/>
              </w:rPr>
              <w:t>(это на время тестирования</w:t>
            </w:r>
            <w:r w:rsidR="000D10F5">
              <w:rPr>
                <w:rFonts w:ascii="Times New Roman" w:hAnsi="Times New Roman"/>
                <w:color w:val="FF0000"/>
              </w:rPr>
              <w:t>. ИП исключаются.</w:t>
            </w:r>
            <w:r>
              <w:rPr>
                <w:rFonts w:ascii="Times New Roman" w:hAnsi="Times New Roman"/>
                <w:color w:val="FF0000"/>
              </w:rPr>
              <w:t>)</w:t>
            </w:r>
          </w:p>
          <w:p w14:paraId="66BBEE87" w14:textId="792EBEF2" w:rsidR="00454518" w:rsidRPr="002B315A" w:rsidRDefault="002E4632" w:rsidP="00771F88">
            <w:pPr>
              <w:pStyle w:val="a5"/>
              <w:numPr>
                <w:ilvl w:val="0"/>
                <w:numId w:val="3"/>
              </w:numPr>
              <w:rPr>
                <w:rFonts w:ascii="Times New Roman" w:hAnsi="Times New Roman"/>
                <w:lang w:eastAsia="ru-RU"/>
              </w:rPr>
            </w:pPr>
            <w:r w:rsidRPr="002B315A">
              <w:rPr>
                <w:rFonts w:ascii="Times New Roman" w:hAnsi="Times New Roman"/>
                <w:lang w:eastAsia="ru-RU"/>
              </w:rPr>
              <w:t>соответстви</w:t>
            </w:r>
            <w:r w:rsidR="002E181C">
              <w:rPr>
                <w:rFonts w:ascii="Times New Roman" w:hAnsi="Times New Roman"/>
                <w:lang w:eastAsia="ru-RU"/>
              </w:rPr>
              <w:t>е</w:t>
            </w:r>
            <w:r w:rsidRPr="002B315A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2B315A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2B315A">
              <w:rPr>
                <w:rFonts w:ascii="Times New Roman" w:hAnsi="Times New Roman"/>
                <w:lang w:eastAsia="ru-RU"/>
              </w:rPr>
              <w:t xml:space="preserve"> и </w:t>
            </w:r>
            <w:proofErr w:type="spellStart"/>
            <w:r w:rsidRPr="002B315A">
              <w:rPr>
                <w:rFonts w:ascii="Times New Roman" w:hAnsi="Times New Roman"/>
                <w:lang w:val="en-US" w:eastAsia="ru-RU"/>
              </w:rPr>
              <w:t>tResource</w:t>
            </w:r>
            <w:proofErr w:type="spellEnd"/>
            <w:r w:rsidRPr="002B315A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 w:rsidRPr="002B315A">
              <w:rPr>
                <w:rFonts w:ascii="Times New Roman" w:hAnsi="Times New Roman"/>
                <w:lang w:val="en-US" w:eastAsia="ru-RU"/>
              </w:rPr>
              <w:t>InstOwn</w:t>
            </w:r>
            <w:r w:rsidR="00184BF0">
              <w:rPr>
                <w:rFonts w:ascii="Times New Roman" w:hAnsi="Times New Roman"/>
                <w:lang w:val="en-US" w:eastAsia="ru-RU"/>
              </w:rPr>
              <w:t>e</w:t>
            </w:r>
            <w:r w:rsidRPr="002B315A">
              <w:rPr>
                <w:rFonts w:ascii="Times New Roman" w:hAnsi="Times New Roman"/>
                <w:lang w:val="en-US" w:eastAsia="ru-RU"/>
              </w:rPr>
              <w:t>rID</w:t>
            </w:r>
            <w:proofErr w:type="spellEnd"/>
            <w:r w:rsidRPr="002B315A">
              <w:rPr>
                <w:rFonts w:ascii="Times New Roman" w:hAnsi="Times New Roman"/>
                <w:lang w:eastAsia="ru-RU"/>
              </w:rPr>
              <w:t xml:space="preserve"> счета по дебету</w:t>
            </w:r>
            <w:r w:rsidR="002E181C">
              <w:rPr>
                <w:rFonts w:ascii="Times New Roman" w:hAnsi="Times New Roman"/>
                <w:lang w:eastAsia="ru-RU"/>
              </w:rPr>
              <w:t xml:space="preserve"> </w:t>
            </w:r>
            <w:r w:rsidR="002B315A" w:rsidRPr="002B315A">
              <w:rPr>
                <w:rFonts w:ascii="Times New Roman" w:hAnsi="Times New Roman"/>
                <w:lang w:eastAsia="ru-RU"/>
              </w:rPr>
              <w:t>(</w:t>
            </w:r>
            <w:r w:rsidR="002B315A" w:rsidRPr="002B315A">
              <w:rPr>
                <w:color w:val="172B4D"/>
              </w:rPr>
              <w:t xml:space="preserve">взять за основу </w:t>
            </w:r>
            <w:proofErr w:type="spellStart"/>
            <w:r w:rsidR="002B315A" w:rsidRPr="002B315A">
              <w:rPr>
                <w:color w:val="172B4D"/>
                <w:lang w:val="en-US"/>
              </w:rPr>
              <w:t>ismpl</w:t>
            </w:r>
            <w:proofErr w:type="spellEnd"/>
            <w:r w:rsidR="002B315A" w:rsidRPr="002B315A">
              <w:rPr>
                <w:color w:val="172B4D"/>
              </w:rPr>
              <w:t>_</w:t>
            </w:r>
            <w:proofErr w:type="spellStart"/>
            <w:r w:rsidR="002B315A" w:rsidRPr="002B315A">
              <w:rPr>
                <w:color w:val="172B4D"/>
                <w:lang w:val="en-US"/>
              </w:rPr>
              <w:t>pdr</w:t>
            </w:r>
            <w:proofErr w:type="spellEnd"/>
            <w:r w:rsidR="002B315A" w:rsidRPr="002B315A">
              <w:rPr>
                <w:color w:val="172B4D"/>
              </w:rPr>
              <w:t>_</w:t>
            </w:r>
            <w:r w:rsidR="002B315A" w:rsidRPr="002B315A">
              <w:rPr>
                <w:color w:val="172B4D"/>
                <w:lang w:val="en-US"/>
              </w:rPr>
              <w:t>load</w:t>
            </w:r>
            <w:r w:rsidR="002B315A" w:rsidRPr="002B315A">
              <w:rPr>
                <w:rFonts w:ascii="Times New Roman" w:hAnsi="Times New Roman"/>
                <w:lang w:eastAsia="ru-RU"/>
              </w:rPr>
              <w:t>)</w:t>
            </w:r>
            <w:r w:rsidRPr="002B315A">
              <w:rPr>
                <w:rFonts w:ascii="Times New Roman" w:hAnsi="Times New Roman"/>
                <w:lang w:eastAsia="ru-RU"/>
              </w:rPr>
              <w:t>.</w:t>
            </w:r>
          </w:p>
          <w:p w14:paraId="1E47CEA3" w14:textId="520A21BF" w:rsidR="002E4632" w:rsidRPr="008D371C" w:rsidRDefault="002E4632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Если </w:t>
            </w:r>
            <w:proofErr w:type="spellStart"/>
            <w:r>
              <w:rPr>
                <w:rFonts w:ascii="Times New Roman" w:hAnsi="Times New Roman"/>
                <w:lang w:eastAsia="ru-RU"/>
              </w:rPr>
              <w:t>ок</w:t>
            </w:r>
            <w:proofErr w:type="spellEnd"/>
            <w:r>
              <w:rPr>
                <w:rFonts w:ascii="Times New Roman" w:hAnsi="Times New Roman"/>
                <w:lang w:eastAsia="ru-RU"/>
              </w:rPr>
              <w:t>, то операция выполняется</w:t>
            </w:r>
            <w:r w:rsidR="008D371C">
              <w:rPr>
                <w:rFonts w:ascii="Times New Roman" w:hAnsi="Times New Roman"/>
                <w:lang w:eastAsia="ru-RU"/>
              </w:rPr>
              <w:t>.</w:t>
            </w:r>
          </w:p>
          <w:p w14:paraId="37049D72" w14:textId="760D644E" w:rsidR="006E7324" w:rsidRPr="00437571" w:rsidRDefault="002E4632" w:rsidP="00E10F54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Если нет, то ошибка </w:t>
            </w:r>
            <w:r w:rsidR="00AD757F">
              <w:rPr>
                <w:rFonts w:ascii="Times New Roman" w:hAnsi="Times New Roman"/>
                <w:lang w:eastAsia="ru-RU"/>
              </w:rPr>
              <w:t>–</w:t>
            </w:r>
            <w:r>
              <w:rPr>
                <w:rFonts w:ascii="Times New Roman" w:hAnsi="Times New Roman"/>
                <w:lang w:eastAsia="ru-RU"/>
              </w:rPr>
              <w:t xml:space="preserve"> </w:t>
            </w:r>
            <w:r w:rsidR="00AD757F">
              <w:rPr>
                <w:rFonts w:ascii="Times New Roman" w:hAnsi="Times New Roman"/>
                <w:lang w:eastAsia="ru-RU"/>
              </w:rPr>
              <w:t>«Клиент по операции не соответствует владельцу счета по дебету»</w:t>
            </w:r>
            <w:r w:rsidR="00F54C8F">
              <w:rPr>
                <w:rFonts w:ascii="Times New Roman" w:hAnsi="Times New Roman"/>
                <w:lang w:eastAsia="ru-RU"/>
              </w:rPr>
              <w:t>.</w:t>
            </w:r>
          </w:p>
        </w:tc>
      </w:tr>
      <w:tr w:rsidR="00DB3255" w:rsidRPr="00454518" w14:paraId="1DED7CB8" w14:textId="77777777" w:rsidTr="00D377A7">
        <w:tc>
          <w:tcPr>
            <w:tcW w:w="1620" w:type="dxa"/>
            <w:shd w:val="clear" w:color="auto" w:fill="auto"/>
          </w:tcPr>
          <w:p w14:paraId="1CDC219E" w14:textId="46DADEE6" w:rsidR="00DC4762" w:rsidRPr="00DC4762" w:rsidRDefault="00DC4762" w:rsidP="00012800">
            <w:pPr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val="en-US" w:eastAsia="ru-RU"/>
              </w:rPr>
              <w:t>GU</w:t>
            </w:r>
            <w:r w:rsidR="00012800">
              <w:rPr>
                <w:rFonts w:ascii="Times New Roman" w:hAnsi="Times New Roman"/>
                <w:lang w:val="en-US" w:eastAsia="ru-RU"/>
              </w:rPr>
              <w:t>ON</w:t>
            </w:r>
          </w:p>
        </w:tc>
        <w:tc>
          <w:tcPr>
            <w:tcW w:w="222" w:type="dxa"/>
          </w:tcPr>
          <w:p w14:paraId="44025C4D" w14:textId="77777777" w:rsidR="00DC4762" w:rsidRPr="00454518" w:rsidRDefault="00DC4762" w:rsidP="0045451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  <w:shd w:val="clear" w:color="auto" w:fill="auto"/>
          </w:tcPr>
          <w:p w14:paraId="299BCEC4" w14:textId="420D2D52" w:rsidR="00DC4762" w:rsidRDefault="008F513B" w:rsidP="00454518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  <w:shd w:val="clear" w:color="auto" w:fill="auto"/>
          </w:tcPr>
          <w:p w14:paraId="514A1429" w14:textId="43E8F4E9" w:rsidR="00DC4762" w:rsidRDefault="008F513B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Идентификатор транзакции.</w:t>
            </w:r>
          </w:p>
          <w:p w14:paraId="5B0854A0" w14:textId="3DB4B001" w:rsidR="00646536" w:rsidRDefault="00646536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Сохранять в поле документа на закладке Информация «Уникальный присваиваемый номер операции».</w:t>
            </w:r>
          </w:p>
          <w:p w14:paraId="590B3B13" w14:textId="3180D8DD" w:rsidR="00FD3426" w:rsidRDefault="00FD3426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Выполнить поиск документа с по данному идентификатору</w:t>
            </w:r>
            <w:r w:rsidR="00516216" w:rsidRPr="00516216">
              <w:rPr>
                <w:rFonts w:ascii="Times New Roman" w:hAnsi="Times New Roman"/>
                <w:lang w:eastAsia="ru-RU"/>
              </w:rPr>
              <w:t xml:space="preserve"> </w:t>
            </w:r>
            <w:r w:rsidR="0026225C">
              <w:rPr>
                <w:rFonts w:ascii="Times New Roman" w:hAnsi="Times New Roman"/>
                <w:lang w:eastAsia="ru-RU"/>
              </w:rPr>
              <w:t xml:space="preserve">(предлагается использовать код из </w:t>
            </w:r>
            <w:r w:rsidR="0026225C" w:rsidRPr="00EB11F1">
              <w:rPr>
                <w:color w:val="172B4D"/>
              </w:rPr>
              <w:t>IGS-</w:t>
            </w:r>
            <w:proofErr w:type="spellStart"/>
            <w:r w:rsidR="0026225C" w:rsidRPr="00EB11F1">
              <w:rPr>
                <w:color w:val="172B4D"/>
              </w:rPr>
              <w:t>FPS_payAccount</w:t>
            </w:r>
            <w:proofErr w:type="spellEnd"/>
            <w:r w:rsidR="0026225C">
              <w:rPr>
                <w:color w:val="172B4D"/>
              </w:rPr>
              <w:t>)</w:t>
            </w:r>
            <w:r>
              <w:rPr>
                <w:rFonts w:ascii="Times New Roman" w:hAnsi="Times New Roman"/>
                <w:lang w:eastAsia="ru-RU"/>
              </w:rPr>
              <w:t>:</w:t>
            </w:r>
          </w:p>
          <w:p w14:paraId="3EE3B9A7" w14:textId="3A236724" w:rsidR="00FD3426" w:rsidRDefault="00FD3426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Если найден, то вернуть ошибку, что такой документ существует.</w:t>
            </w:r>
          </w:p>
          <w:p w14:paraId="7B38AF02" w14:textId="370C5DB1" w:rsidR="00FD3426" w:rsidRDefault="00FD3426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Если не найден, то выполнить операцию.</w:t>
            </w:r>
          </w:p>
          <w:p w14:paraId="70732D1C" w14:textId="71216CBB" w:rsidR="00516216" w:rsidRPr="00516216" w:rsidRDefault="00516216" w:rsidP="002E4632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Храним </w:t>
            </w:r>
            <w:proofErr w:type="gramStart"/>
            <w:r>
              <w:rPr>
                <w:rFonts w:ascii="Times New Roman" w:hAnsi="Times New Roman"/>
                <w:lang w:val="en-US" w:eastAsia="ru-RU"/>
              </w:rPr>
              <w:t>GUON</w:t>
            </w:r>
            <w:r w:rsidRPr="00516216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 xml:space="preserve"> в</w:t>
            </w:r>
            <w:proofErr w:type="gramEnd"/>
            <w:r>
              <w:rPr>
                <w:rFonts w:ascii="Times New Roman" w:hAnsi="Times New Roman"/>
                <w:lang w:eastAsia="ru-RU"/>
              </w:rPr>
              <w:t xml:space="preserve"> Первичный документ\вкладка </w:t>
            </w:r>
            <w:bookmarkStart w:id="48" w:name="GUON"/>
            <w:proofErr w:type="spellStart"/>
            <w:r>
              <w:rPr>
                <w:rFonts w:ascii="Times New Roman" w:hAnsi="Times New Roman"/>
                <w:lang w:eastAsia="ru-RU"/>
              </w:rPr>
              <w:t>Допатрибуты</w:t>
            </w:r>
            <w:proofErr w:type="spellEnd"/>
            <w:r>
              <w:rPr>
                <w:rFonts w:ascii="Times New Roman" w:hAnsi="Times New Roman"/>
                <w:lang w:eastAsia="ru-RU"/>
              </w:rPr>
              <w:t xml:space="preserve">\ поле </w:t>
            </w:r>
            <w:r w:rsidR="003F6DA0">
              <w:rPr>
                <w:rFonts w:ascii="Times New Roman" w:hAnsi="Times New Roman"/>
                <w:lang w:val="en-US" w:eastAsia="ru-RU"/>
              </w:rPr>
              <w:t>GUON</w:t>
            </w:r>
            <w:r>
              <w:rPr>
                <w:rFonts w:ascii="Times New Roman" w:hAnsi="Times New Roman"/>
                <w:lang w:eastAsia="ru-RU"/>
              </w:rPr>
              <w:t>»</w:t>
            </w:r>
            <w:bookmarkEnd w:id="48"/>
          </w:p>
          <w:p w14:paraId="4535F6A9" w14:textId="315AD1F1" w:rsidR="00DB3255" w:rsidRDefault="00DC4A4D" w:rsidP="002E4632">
            <w:r>
              <w:object w:dxaOrig="6840" w:dyaOrig="6150" w14:anchorId="5430D896">
                <v:shape id="_x0000_i1072" type="#_x0000_t75" style="width:186.5pt;height:168.5pt" o:ole="">
                  <v:imagedata r:id="rId86" o:title=""/>
                </v:shape>
                <o:OLEObject Type="Embed" ProgID="PBrush" ShapeID="_x0000_i1072" DrawAspect="Content" ObjectID="_1787470859" r:id="rId87"/>
              </w:object>
            </w:r>
          </w:p>
          <w:p w14:paraId="0434E97D" w14:textId="77DA1478" w:rsidR="00DC4A4D" w:rsidRDefault="00DC4A4D" w:rsidP="002E4632">
            <w:r w:rsidRPr="00DC4A4D">
              <w:rPr>
                <w:noProof/>
                <w:lang w:eastAsia="ru-RU"/>
              </w:rPr>
              <w:drawing>
                <wp:inline distT="0" distB="0" distL="0" distR="0" wp14:anchorId="045049FE" wp14:editId="6AC49D9A">
                  <wp:extent cx="3160775" cy="1841760"/>
                  <wp:effectExtent l="0" t="0" r="1905" b="635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305" cy="18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7DD08" w14:textId="77777777" w:rsidR="00792DDD" w:rsidRPr="00792DDD" w:rsidRDefault="00792DDD" w:rsidP="00792D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 w:rsidRPr="00792DDD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lastRenderedPageBreak/>
              <w:t>select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@</w:t>
            </w:r>
            <w:proofErr w:type="spellStart"/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AttributeID</w:t>
            </w:r>
            <w:proofErr w:type="spellEnd"/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=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92DDD">
              <w:rPr>
                <w:rFonts w:ascii="Consolas" w:hAnsi="Consolas" w:cs="Consolas"/>
                <w:color w:val="FF00FF"/>
                <w:sz w:val="19"/>
                <w:szCs w:val="19"/>
                <w:highlight w:val="white"/>
                <w:lang w:val="en-US"/>
              </w:rPr>
              <w:t>isnull</w:t>
            </w:r>
            <w:proofErr w:type="spellEnd"/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(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CntParamsID</w:t>
            </w:r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,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0.0</w:t>
            </w:r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)</w:t>
            </w:r>
          </w:p>
          <w:p w14:paraId="46B73C45" w14:textId="77777777" w:rsidR="00792DDD" w:rsidRPr="00792DDD" w:rsidRDefault="00792DDD" w:rsidP="00792DD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</w:pP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92DDD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from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>tCntParams</w:t>
            </w:r>
            <w:proofErr w:type="spellEnd"/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92DDD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 xml:space="preserve">with </w:t>
            </w:r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92DDD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nolock</w:t>
            </w:r>
            <w:proofErr w:type="spellEnd"/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92DDD">
              <w:rPr>
                <w:rFonts w:ascii="Consolas" w:hAnsi="Consolas" w:cs="Consolas"/>
                <w:color w:val="0000FF"/>
                <w:sz w:val="19"/>
                <w:szCs w:val="19"/>
                <w:highlight w:val="white"/>
                <w:lang w:val="en-US"/>
              </w:rPr>
              <w:t>index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=</w:t>
            </w: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XIE1tCntParams</w:t>
            </w:r>
            <w:r w:rsidRPr="00792DDD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  <w:lang w:val="en-US"/>
              </w:rPr>
              <w:t>)</w:t>
            </w:r>
          </w:p>
          <w:p w14:paraId="72CF68D4" w14:textId="77777777" w:rsidR="00792DDD" w:rsidRDefault="00792DDD" w:rsidP="00792DDD">
            <w:pPr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 w:rsidRPr="00792DD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val="en-US"/>
              </w:rPr>
              <w:t xml:space="preserve">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where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Brief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highlight w:val="white"/>
              </w:rPr>
              <w:t>'DRID'</w:t>
            </w:r>
          </w:p>
          <w:p w14:paraId="5957F20B" w14:textId="24C86488" w:rsidR="00DF7252" w:rsidRPr="008F513B" w:rsidRDefault="00DF7252" w:rsidP="00792DDD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824FED" w:rsidRPr="000C031F" w14:paraId="08F4E565" w14:textId="77777777" w:rsidTr="00D377A7">
        <w:tc>
          <w:tcPr>
            <w:tcW w:w="1620" w:type="dxa"/>
          </w:tcPr>
          <w:p w14:paraId="53934228" w14:textId="38F48433" w:rsidR="00824FED" w:rsidRPr="000C031F" w:rsidRDefault="00824FED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lastRenderedPageBreak/>
              <w:t>Номер платежного поручения</w:t>
            </w:r>
          </w:p>
        </w:tc>
        <w:tc>
          <w:tcPr>
            <w:tcW w:w="222" w:type="dxa"/>
          </w:tcPr>
          <w:p w14:paraId="535DE64D" w14:textId="77777777" w:rsidR="00824FED" w:rsidRPr="000C031F" w:rsidRDefault="00824FED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5458F5C8" w14:textId="77777777" w:rsidR="00824FED" w:rsidRPr="000C031F" w:rsidRDefault="00824FED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630" w:type="dxa"/>
          </w:tcPr>
          <w:p w14:paraId="3C2CC903" w14:textId="77777777" w:rsidR="00BD36F8" w:rsidRPr="000C031F" w:rsidRDefault="00BD36F8" w:rsidP="00BD36F8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>Настроено автоматическое формирование номера с учетом подразделений Банка.</w:t>
            </w:r>
          </w:p>
          <w:p w14:paraId="73D9E361" w14:textId="4D960966" w:rsidR="001745EA" w:rsidRPr="000C031F" w:rsidRDefault="001745EA" w:rsidP="00D5137F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>При расчетах МФР дочерний документ наследует номер  родительского.</w:t>
            </w:r>
          </w:p>
        </w:tc>
      </w:tr>
      <w:tr w:rsidR="000E5C92" w:rsidRPr="000C031F" w14:paraId="7B00A8A7" w14:textId="77777777" w:rsidTr="00D377A7">
        <w:tc>
          <w:tcPr>
            <w:tcW w:w="1620" w:type="dxa"/>
          </w:tcPr>
          <w:p w14:paraId="6AD3A860" w14:textId="1AF5BD67" w:rsidR="00454518" w:rsidRPr="000C031F" w:rsidRDefault="00C03924" w:rsidP="00957648">
            <w:pPr>
              <w:rPr>
                <w:rFonts w:ascii="Times New Roman" w:hAnsi="Times New Roman"/>
                <w:lang w:val="en-US" w:eastAsia="ru-RU"/>
              </w:rPr>
            </w:pPr>
            <w:r w:rsidRPr="000C031F">
              <w:rPr>
                <w:rFonts w:ascii="Times New Roman" w:hAnsi="Times New Roman"/>
                <w:lang w:val="en-US" w:eastAsia="ru-RU"/>
              </w:rPr>
              <w:t>Date</w:t>
            </w:r>
          </w:p>
        </w:tc>
        <w:tc>
          <w:tcPr>
            <w:tcW w:w="222" w:type="dxa"/>
          </w:tcPr>
          <w:p w14:paraId="17AC61E3" w14:textId="77777777" w:rsidR="00454518" w:rsidRPr="000C031F" w:rsidRDefault="00454518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1ADB68F6" w14:textId="0737E4D6" w:rsidR="00454518" w:rsidRPr="000C031F" w:rsidRDefault="00290773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6DD2979E" w14:textId="77777777" w:rsidR="00E61365" w:rsidRPr="000C031F" w:rsidRDefault="00C03924" w:rsidP="00E61365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Дата операции</w:t>
            </w:r>
            <w:r w:rsidR="00E61365" w:rsidRPr="000C031F">
              <w:rPr>
                <w:rFonts w:ascii="Times New Roman" w:hAnsi="Times New Roman"/>
                <w:lang w:eastAsia="ru-RU"/>
              </w:rPr>
              <w:t>:</w:t>
            </w:r>
          </w:p>
          <w:p w14:paraId="24A89C2A" w14:textId="42F5F05A" w:rsidR="00E61365" w:rsidRPr="000C031F" w:rsidRDefault="00E61365" w:rsidP="00E61365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Отменить - </w:t>
            </w:r>
            <w:r w:rsidR="00454518" w:rsidRPr="000C031F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proofErr w:type="gramStart"/>
            <w:r w:rsidR="00454518" w:rsidRPr="000C031F">
              <w:rPr>
                <w:rFonts w:ascii="Times New Roman" w:hAnsi="Times New Roman"/>
                <w:lang w:eastAsia="ru-RU"/>
              </w:rPr>
              <w:t>getadate</w:t>
            </w:r>
            <w:proofErr w:type="spellEnd"/>
            <w:r w:rsidR="00454518" w:rsidRPr="000C031F">
              <w:rPr>
                <w:rFonts w:ascii="Times New Roman" w:hAnsi="Times New Roman"/>
                <w:lang w:eastAsia="ru-RU"/>
              </w:rPr>
              <w:t>(</w:t>
            </w:r>
            <w:proofErr w:type="gramEnd"/>
            <w:r w:rsidR="00454518" w:rsidRPr="000C031F">
              <w:rPr>
                <w:rFonts w:ascii="Times New Roman" w:hAnsi="Times New Roman"/>
                <w:lang w:eastAsia="ru-RU"/>
              </w:rPr>
              <w:t>)</w:t>
            </w:r>
            <w:r w:rsidRPr="000C031F">
              <w:rPr>
                <w:rFonts w:ascii="Times New Roman" w:hAnsi="Times New Roman"/>
                <w:lang w:eastAsia="ru-RU"/>
              </w:rPr>
              <w:t>!!!</w:t>
            </w:r>
          </w:p>
          <w:p w14:paraId="701284F5" w14:textId="76839EF7" w:rsidR="00E61365" w:rsidRPr="000C031F" w:rsidRDefault="00E61365" w:rsidP="00E61365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Реализовать формирование документа </w:t>
            </w:r>
            <w:r w:rsidR="00911141" w:rsidRPr="000C031F">
              <w:rPr>
                <w:rFonts w:ascii="Times New Roman" w:hAnsi="Times New Roman"/>
                <w:lang w:eastAsia="ru-RU"/>
              </w:rPr>
              <w:t xml:space="preserve">в </w:t>
            </w:r>
            <w:r w:rsidRPr="000C031F">
              <w:rPr>
                <w:rFonts w:ascii="Times New Roman" w:hAnsi="Times New Roman"/>
                <w:lang w:eastAsia="ru-RU"/>
              </w:rPr>
              <w:t>соответствующую дату операционного дня</w:t>
            </w:r>
          </w:p>
          <w:p w14:paraId="54EF4A42" w14:textId="5CDCFB7C" w:rsidR="00E61365" w:rsidRPr="000C031F" w:rsidRDefault="00E61365" w:rsidP="00E61365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0E5C92" w:rsidRPr="000C031F" w14:paraId="447B9A9C" w14:textId="77777777" w:rsidTr="00D377A7">
        <w:tc>
          <w:tcPr>
            <w:tcW w:w="1620" w:type="dxa"/>
          </w:tcPr>
          <w:p w14:paraId="63531756" w14:textId="485399E0" w:rsidR="00454518" w:rsidRPr="000C031F" w:rsidRDefault="00C03924" w:rsidP="00957648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InstrumentID</w:t>
            </w:r>
            <w:proofErr w:type="spellEnd"/>
          </w:p>
        </w:tc>
        <w:tc>
          <w:tcPr>
            <w:tcW w:w="222" w:type="dxa"/>
          </w:tcPr>
          <w:p w14:paraId="22A79A78" w14:textId="77777777" w:rsidR="00454518" w:rsidRPr="000C031F" w:rsidRDefault="00454518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03B78FD5" w14:textId="2A87A29C" w:rsidR="00454518" w:rsidRPr="000C031F" w:rsidRDefault="00290773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6906267C" w14:textId="7C1E9F24" w:rsidR="00C03924" w:rsidRPr="000C031F" w:rsidRDefault="00C03924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Финансовая операция</w:t>
            </w:r>
          </w:p>
          <w:p w14:paraId="7897050E" w14:textId="77777777" w:rsidR="00911141" w:rsidRPr="000C031F" w:rsidRDefault="00911141" w:rsidP="00911141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05B32413" w14:textId="21603677" w:rsidR="00911141" w:rsidRPr="000C031F" w:rsidRDefault="00911141" w:rsidP="00911141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</w:t>
            </w:r>
            <w:r w:rsidRPr="000C031F">
              <w:rPr>
                <w:rFonts w:ascii="Times New Roman" w:hAnsi="Times New Roman"/>
                <w:lang w:val="en-US" w:eastAsia="ru-RU"/>
              </w:rPr>
              <w:t>NULL</w:t>
            </w:r>
            <w:r w:rsidRPr="000C031F">
              <w:rPr>
                <w:rFonts w:ascii="Times New Roman" w:hAnsi="Times New Roman"/>
                <w:lang w:eastAsia="ru-RU"/>
              </w:rPr>
              <w:t>, то подставляем ФО **</w:t>
            </w:r>
            <w:proofErr w:type="spellStart"/>
            <w:r w:rsidRPr="000C031F">
              <w:rPr>
                <w:rFonts w:ascii="Times New Roman" w:hAnsi="Times New Roman"/>
                <w:lang w:eastAsia="ru-RU"/>
              </w:rPr>
              <w:t>ПлатПор</w:t>
            </w:r>
            <w:proofErr w:type="spellEnd"/>
          </w:p>
        </w:tc>
      </w:tr>
      <w:tr w:rsidR="00DB3255" w:rsidRPr="000C031F" w14:paraId="1806C7A7" w14:textId="77777777" w:rsidTr="00D377A7">
        <w:tc>
          <w:tcPr>
            <w:tcW w:w="1620" w:type="dxa"/>
          </w:tcPr>
          <w:p w14:paraId="4A64B0F3" w14:textId="2FCFC8E5" w:rsidR="00153C1F" w:rsidRPr="000C031F" w:rsidRDefault="00EE4A4E" w:rsidP="00C03924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OpCode</w:t>
            </w:r>
            <w:proofErr w:type="spellEnd"/>
          </w:p>
        </w:tc>
        <w:tc>
          <w:tcPr>
            <w:tcW w:w="222" w:type="dxa"/>
          </w:tcPr>
          <w:p w14:paraId="13E52B0E" w14:textId="77777777" w:rsidR="00153C1F" w:rsidRPr="000C031F" w:rsidRDefault="00153C1F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59B16438" w14:textId="0AE0F1CE" w:rsidR="00153C1F" w:rsidRPr="000C031F" w:rsidRDefault="00153C1F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7C9E40CE" w14:textId="40AB05D8" w:rsidR="00C03924" w:rsidRPr="000C031F" w:rsidRDefault="00C03924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Вид операции. В\О</w:t>
            </w:r>
          </w:p>
          <w:p w14:paraId="72278BE4" w14:textId="77777777" w:rsidR="00024D60" w:rsidRPr="000C031F" w:rsidRDefault="00024D60" w:rsidP="00024D60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055E91AA" w14:textId="71785657" w:rsidR="00153C1F" w:rsidRPr="000C031F" w:rsidRDefault="00024D60" w:rsidP="00024D60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</w:t>
            </w:r>
            <w:r w:rsidRPr="000C031F">
              <w:rPr>
                <w:rFonts w:ascii="Times New Roman" w:hAnsi="Times New Roman"/>
                <w:lang w:val="en-US" w:eastAsia="ru-RU"/>
              </w:rPr>
              <w:t>NULL</w:t>
            </w:r>
            <w:r w:rsidRPr="000C031F">
              <w:rPr>
                <w:rFonts w:ascii="Times New Roman" w:hAnsi="Times New Roman"/>
                <w:lang w:eastAsia="ru-RU"/>
              </w:rPr>
              <w:t xml:space="preserve">, то подставляем </w:t>
            </w:r>
            <w:r w:rsidR="00AD757F" w:rsidRPr="000C031F">
              <w:rPr>
                <w:rFonts w:ascii="Times New Roman" w:hAnsi="Times New Roman"/>
                <w:lang w:eastAsia="ru-RU"/>
              </w:rPr>
              <w:t xml:space="preserve">= </w:t>
            </w:r>
            <w:r w:rsidR="00153C1F" w:rsidRPr="000C031F">
              <w:rPr>
                <w:rFonts w:ascii="Times New Roman" w:hAnsi="Times New Roman"/>
                <w:lang w:eastAsia="ru-RU"/>
              </w:rPr>
              <w:t>1</w:t>
            </w:r>
          </w:p>
        </w:tc>
      </w:tr>
      <w:tr w:rsidR="000E5C92" w:rsidRPr="000C031F" w14:paraId="7FE205E1" w14:textId="77777777" w:rsidTr="00D377A7">
        <w:tc>
          <w:tcPr>
            <w:tcW w:w="1620" w:type="dxa"/>
          </w:tcPr>
          <w:p w14:paraId="54E724DE" w14:textId="4958EC92" w:rsidR="00454518" w:rsidRPr="000C031F" w:rsidRDefault="00EE4A4E" w:rsidP="00EE4A4E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BatchID</w:t>
            </w:r>
            <w:proofErr w:type="spellEnd"/>
          </w:p>
        </w:tc>
        <w:tc>
          <w:tcPr>
            <w:tcW w:w="222" w:type="dxa"/>
          </w:tcPr>
          <w:p w14:paraId="5B7EC0F3" w14:textId="77777777" w:rsidR="00454518" w:rsidRPr="000C031F" w:rsidRDefault="00454518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395E5DAE" w14:textId="3D0656E0" w:rsidR="00454518" w:rsidRPr="000C031F" w:rsidRDefault="00290773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2D72F2C2" w14:textId="77777777" w:rsidR="00EE4A4E" w:rsidRPr="000C031F" w:rsidRDefault="00EE4A4E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Пачка.</w:t>
            </w:r>
          </w:p>
          <w:p w14:paraId="5A977626" w14:textId="77777777" w:rsidR="00024D60" w:rsidRPr="000C031F" w:rsidRDefault="00024D60" w:rsidP="00024D60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2E7D01B4" w14:textId="77777777" w:rsidR="00024D60" w:rsidRPr="000C031F" w:rsidRDefault="00024D60" w:rsidP="00024D60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</w:t>
            </w:r>
            <w:r w:rsidRPr="000C031F">
              <w:rPr>
                <w:rFonts w:ascii="Times New Roman" w:hAnsi="Times New Roman"/>
                <w:lang w:val="en-US" w:eastAsia="ru-RU"/>
              </w:rPr>
              <w:t>NULL</w:t>
            </w:r>
            <w:r w:rsidRPr="000C031F">
              <w:rPr>
                <w:rFonts w:ascii="Times New Roman" w:hAnsi="Times New Roman"/>
                <w:lang w:eastAsia="ru-RU"/>
              </w:rPr>
              <w:t>, то проверяем владельца:</w:t>
            </w:r>
          </w:p>
          <w:p w14:paraId="31F64F3B" w14:textId="77777777" w:rsidR="00024D60" w:rsidRPr="000C031F" w:rsidRDefault="00024D60" w:rsidP="00024D60">
            <w:pPr>
              <w:rPr>
                <w:rFonts w:ascii="Times New Roman" w:hAnsi="Times New Roman"/>
                <w:b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- по счету кредит (</w:t>
            </w:r>
            <w:proofErr w:type="spellStart"/>
            <w:r w:rsidRPr="000C031F">
              <w:rPr>
                <w:rFonts w:ascii="Times New Roman" w:hAnsi="Times New Roman"/>
                <w:b/>
                <w:lang w:val="en-US" w:eastAsia="ru-RU"/>
              </w:rPr>
              <w:t>igs</w:t>
            </w:r>
            <w:proofErr w:type="spellEnd"/>
            <w:r w:rsidRPr="000C031F">
              <w:rPr>
                <w:rFonts w:ascii="Times New Roman" w:hAnsi="Times New Roman"/>
                <w:b/>
                <w:lang w:eastAsia="ru-RU"/>
              </w:rPr>
              <w:t>_</w:t>
            </w:r>
            <w:proofErr w:type="spellStart"/>
            <w:proofErr w:type="gramStart"/>
            <w:r w:rsidRPr="000C031F">
              <w:rPr>
                <w:rFonts w:ascii="Times New Roman" w:hAnsi="Times New Roman"/>
                <w:b/>
                <w:lang w:val="en-US" w:eastAsia="ru-RU"/>
              </w:rPr>
              <w:t>DigitalRub</w:t>
            </w:r>
            <w:proofErr w:type="spellEnd"/>
            <w:r w:rsidRPr="000C031F">
              <w:rPr>
                <w:rFonts w:ascii="Times New Roman" w:hAnsi="Times New Roman"/>
                <w:b/>
                <w:lang w:eastAsia="ru-RU"/>
              </w:rPr>
              <w:t>)\</w:t>
            </w:r>
            <w:proofErr w:type="gramEnd"/>
            <w:r w:rsidRPr="000C031F">
              <w:rPr>
                <w:rFonts w:ascii="Times New Roman" w:hAnsi="Times New Roman"/>
                <w:b/>
                <w:lang w:eastAsia="ru-RU"/>
              </w:rPr>
              <w:t xml:space="preserve"> по счету дебет(</w:t>
            </w:r>
            <w:proofErr w:type="spellStart"/>
            <w:r w:rsidRPr="000C031F">
              <w:rPr>
                <w:rFonts w:ascii="Times New Roman" w:hAnsi="Times New Roman"/>
                <w:b/>
                <w:lang w:val="en-US" w:eastAsia="ru-RU"/>
              </w:rPr>
              <w:t>igs</w:t>
            </w:r>
            <w:proofErr w:type="spellEnd"/>
            <w:r w:rsidRPr="000C031F">
              <w:rPr>
                <w:rFonts w:ascii="Times New Roman" w:hAnsi="Times New Roman"/>
                <w:b/>
                <w:lang w:eastAsia="ru-RU"/>
              </w:rPr>
              <w:t>_</w:t>
            </w:r>
            <w:proofErr w:type="spellStart"/>
            <w:r w:rsidRPr="000C031F">
              <w:rPr>
                <w:rFonts w:ascii="Times New Roman" w:hAnsi="Times New Roman"/>
                <w:b/>
                <w:lang w:val="en-US" w:eastAsia="ru-RU"/>
              </w:rPr>
              <w:t>BuyDigitalRub</w:t>
            </w:r>
            <w:proofErr w:type="spellEnd"/>
            <w:r w:rsidRPr="000C031F">
              <w:rPr>
                <w:rFonts w:ascii="Times New Roman" w:hAnsi="Times New Roman"/>
                <w:b/>
                <w:lang w:eastAsia="ru-RU"/>
              </w:rPr>
              <w:t>),</w:t>
            </w:r>
          </w:p>
          <w:p w14:paraId="42AC5FB1" w14:textId="4736180A" w:rsidR="00AD757F" w:rsidRPr="000C031F" w:rsidRDefault="00024D60" w:rsidP="00024D60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ФЛ подставляем пачку </w:t>
            </w:r>
            <w:r w:rsidR="002F2ED3" w:rsidRPr="000C031F">
              <w:rPr>
                <w:rFonts w:ascii="Times New Roman" w:hAnsi="Times New Roman"/>
                <w:lang w:eastAsia="ru-RU"/>
              </w:rPr>
              <w:t>«ЦФР ФЛ»</w:t>
            </w:r>
            <w:r w:rsidRPr="000C031F">
              <w:rPr>
                <w:rFonts w:ascii="Times New Roman" w:hAnsi="Times New Roman"/>
                <w:lang w:eastAsia="ru-RU"/>
              </w:rPr>
              <w:t>,</w:t>
            </w:r>
          </w:p>
          <w:p w14:paraId="62A4ECDC" w14:textId="77777777" w:rsidR="00454518" w:rsidRPr="000C031F" w:rsidRDefault="00024D60" w:rsidP="00770A64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если ЮЛ подставляем пачку</w:t>
            </w:r>
            <w:r w:rsidR="002F2ED3" w:rsidRPr="000C031F">
              <w:rPr>
                <w:rFonts w:ascii="Times New Roman" w:hAnsi="Times New Roman"/>
                <w:lang w:eastAsia="ru-RU"/>
              </w:rPr>
              <w:t xml:space="preserve"> «ЦФР ЮЛ»</w:t>
            </w:r>
          </w:p>
          <w:p w14:paraId="427E3C74" w14:textId="649F14D5" w:rsidR="00D5137F" w:rsidRPr="000C031F" w:rsidRDefault="00D5137F" w:rsidP="00D5137F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</w:rPr>
              <w:t>При расчетах МФР дочерний документ наследует пачку родительского.</w:t>
            </w:r>
          </w:p>
        </w:tc>
      </w:tr>
      <w:tr w:rsidR="00DB3255" w:rsidRPr="000C031F" w14:paraId="6502A177" w14:textId="77777777" w:rsidTr="00D377A7">
        <w:tc>
          <w:tcPr>
            <w:tcW w:w="1620" w:type="dxa"/>
          </w:tcPr>
          <w:p w14:paraId="41122946" w14:textId="6344298B" w:rsidR="00B4079C" w:rsidRPr="000C031F" w:rsidRDefault="003D3C59" w:rsidP="00957648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PaymentType</w:t>
            </w:r>
            <w:proofErr w:type="spellEnd"/>
          </w:p>
        </w:tc>
        <w:tc>
          <w:tcPr>
            <w:tcW w:w="222" w:type="dxa"/>
          </w:tcPr>
          <w:p w14:paraId="70C64854" w14:textId="77777777" w:rsidR="00B4079C" w:rsidRPr="000C031F" w:rsidRDefault="00B4079C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01D1BFEC" w14:textId="27AEF7AF" w:rsidR="00B4079C" w:rsidRPr="000C031F" w:rsidRDefault="00B4079C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5A91C2A" w14:textId="13AA22CB" w:rsidR="00EE4A4E" w:rsidRPr="000C031F" w:rsidRDefault="00EE4A4E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Вид платежа</w:t>
            </w:r>
          </w:p>
          <w:p w14:paraId="28B8C3F4" w14:textId="77777777" w:rsidR="00394CEB" w:rsidRPr="000C031F" w:rsidRDefault="00394CEB" w:rsidP="00394CEB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66BC6885" w14:textId="64A0742A" w:rsidR="00B4079C" w:rsidRPr="000C031F" w:rsidRDefault="00394CEB" w:rsidP="00394CEB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</w:t>
            </w:r>
            <w:r w:rsidRPr="000C031F">
              <w:rPr>
                <w:rFonts w:ascii="Times New Roman" w:hAnsi="Times New Roman"/>
                <w:lang w:val="en-US" w:eastAsia="ru-RU"/>
              </w:rPr>
              <w:t>NULL</w:t>
            </w:r>
            <w:r w:rsidRPr="000C031F">
              <w:rPr>
                <w:rFonts w:ascii="Times New Roman" w:hAnsi="Times New Roman"/>
                <w:lang w:eastAsia="ru-RU"/>
              </w:rPr>
              <w:t xml:space="preserve">, то подставляем </w:t>
            </w:r>
            <w:r w:rsidR="00EE4A4E" w:rsidRPr="000C031F">
              <w:rPr>
                <w:rFonts w:ascii="Times New Roman" w:hAnsi="Times New Roman"/>
                <w:lang w:eastAsia="ru-RU"/>
              </w:rPr>
              <w:t xml:space="preserve"> = </w:t>
            </w:r>
            <w:proofErr w:type="spellStart"/>
            <w:r w:rsidR="00EE4A4E" w:rsidRPr="000C031F">
              <w:rPr>
                <w:rFonts w:ascii="Times New Roman" w:hAnsi="Times New Roman"/>
                <w:lang w:eastAsia="ru-RU"/>
              </w:rPr>
              <w:t>Элек</w:t>
            </w:r>
            <w:r w:rsidR="00B4079C" w:rsidRPr="000C031F">
              <w:rPr>
                <w:rFonts w:ascii="Times New Roman" w:hAnsi="Times New Roman"/>
                <w:lang w:eastAsia="ru-RU"/>
              </w:rPr>
              <w:t>тронно</w:t>
            </w:r>
            <w:proofErr w:type="spellEnd"/>
          </w:p>
        </w:tc>
      </w:tr>
      <w:tr w:rsidR="00DB3255" w:rsidRPr="000C031F" w14:paraId="36AFA02D" w14:textId="77777777" w:rsidTr="00D377A7">
        <w:tc>
          <w:tcPr>
            <w:tcW w:w="1620" w:type="dxa"/>
          </w:tcPr>
          <w:p w14:paraId="53290739" w14:textId="40B804B4" w:rsidR="00B4079C" w:rsidRPr="000C031F" w:rsidRDefault="003D3C59" w:rsidP="003D3C59">
            <w:pPr>
              <w:rPr>
                <w:rFonts w:ascii="Times New Roman" w:hAnsi="Times New Roman"/>
                <w:lang w:val="en-US" w:eastAsia="ru-RU"/>
              </w:rPr>
            </w:pPr>
            <w:r w:rsidRPr="000C031F">
              <w:rPr>
                <w:rFonts w:ascii="Times New Roman" w:hAnsi="Times New Roman"/>
                <w:lang w:val="en-US" w:eastAsia="ru-RU"/>
              </w:rPr>
              <w:t>Priority</w:t>
            </w:r>
          </w:p>
        </w:tc>
        <w:tc>
          <w:tcPr>
            <w:tcW w:w="222" w:type="dxa"/>
          </w:tcPr>
          <w:p w14:paraId="6806F204" w14:textId="77777777" w:rsidR="00B4079C" w:rsidRPr="000C031F" w:rsidRDefault="00B4079C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D7F7B43" w14:textId="71CCCD16" w:rsidR="00B4079C" w:rsidRPr="000C031F" w:rsidRDefault="00B4079C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45304C57" w14:textId="77777777" w:rsidR="003D3C59" w:rsidRPr="000C031F" w:rsidRDefault="003D3C59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Очередность </w:t>
            </w:r>
          </w:p>
          <w:p w14:paraId="17582004" w14:textId="77777777" w:rsidR="00394CEB" w:rsidRPr="000C031F" w:rsidRDefault="00394CEB" w:rsidP="00394CEB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4C00C61B" w14:textId="77777777" w:rsidR="00B4079C" w:rsidRPr="000C031F" w:rsidRDefault="00394CEB" w:rsidP="00394CEB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</w:t>
            </w:r>
            <w:r w:rsidRPr="000C031F">
              <w:rPr>
                <w:rFonts w:ascii="Times New Roman" w:hAnsi="Times New Roman"/>
                <w:lang w:val="en-US" w:eastAsia="ru-RU"/>
              </w:rPr>
              <w:t>NULL</w:t>
            </w:r>
            <w:r w:rsidRPr="000C031F">
              <w:rPr>
                <w:rFonts w:ascii="Times New Roman" w:hAnsi="Times New Roman"/>
                <w:lang w:eastAsia="ru-RU"/>
              </w:rPr>
              <w:t xml:space="preserve">, то подставляем = </w:t>
            </w:r>
            <w:r w:rsidR="00B4079C" w:rsidRPr="000C031F">
              <w:rPr>
                <w:rFonts w:ascii="Times New Roman" w:hAnsi="Times New Roman"/>
                <w:lang w:eastAsia="ru-RU"/>
              </w:rPr>
              <w:t>5</w:t>
            </w:r>
          </w:p>
          <w:p w14:paraId="4EA8A430" w14:textId="40D432E4" w:rsidR="00D338C7" w:rsidRPr="000C031F" w:rsidRDefault="00D338C7" w:rsidP="00394CEB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F81CA2" w:rsidRPr="000C031F" w14:paraId="6B3B5E37" w14:textId="77777777" w:rsidTr="00D377A7">
        <w:tc>
          <w:tcPr>
            <w:tcW w:w="1620" w:type="dxa"/>
          </w:tcPr>
          <w:p w14:paraId="4687A5C1" w14:textId="260EFB61" w:rsidR="00F81CA2" w:rsidRPr="000C031F" w:rsidRDefault="008B3F2B" w:rsidP="003D3C59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222" w:type="dxa"/>
          </w:tcPr>
          <w:p w14:paraId="5CEEC8A2" w14:textId="77777777" w:rsidR="00F81CA2" w:rsidRPr="000C031F" w:rsidRDefault="00F81CA2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F93E1CA" w14:textId="59060D97" w:rsidR="00F81CA2" w:rsidRPr="000C031F" w:rsidRDefault="008B3F2B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По умолчанию</w:t>
            </w:r>
          </w:p>
        </w:tc>
        <w:tc>
          <w:tcPr>
            <w:tcW w:w="6630" w:type="dxa"/>
          </w:tcPr>
          <w:p w14:paraId="7749F4A5" w14:textId="0269AC3F" w:rsidR="00F81CA2" w:rsidRPr="000C031F" w:rsidRDefault="007B11AB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входной </w:t>
            </w:r>
            <w:r w:rsidRPr="000C031F">
              <w:rPr>
                <w:rFonts w:ascii="Times New Roman" w:hAnsi="Times New Roman"/>
                <w:lang w:val="en-US" w:eastAsia="ru-RU"/>
              </w:rPr>
              <w:t>Priority</w:t>
            </w:r>
            <w:r w:rsidRPr="000C031F">
              <w:rPr>
                <w:rFonts w:ascii="Times New Roman" w:hAnsi="Times New Roman"/>
                <w:lang w:eastAsia="ru-RU"/>
              </w:rPr>
              <w:t xml:space="preserve">  = 5, </w:t>
            </w:r>
            <w:r w:rsidR="00F81CA2" w:rsidRPr="000C031F">
              <w:rPr>
                <w:rFonts w:ascii="Times New Roman" w:hAnsi="Times New Roman"/>
                <w:lang w:eastAsia="ru-RU"/>
              </w:rPr>
              <w:t>Поле «Обработка» = 99</w:t>
            </w:r>
          </w:p>
        </w:tc>
      </w:tr>
      <w:tr w:rsidR="00AB23D2" w:rsidRPr="000C031F" w14:paraId="67617590" w14:textId="77777777" w:rsidTr="00D377A7">
        <w:tc>
          <w:tcPr>
            <w:tcW w:w="1620" w:type="dxa"/>
          </w:tcPr>
          <w:p w14:paraId="1D087D7B" w14:textId="3559D7C9" w:rsidR="00454518" w:rsidRPr="000C031F" w:rsidRDefault="004C0B14" w:rsidP="004C0B14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Branc</w:t>
            </w:r>
            <w:r w:rsidR="00B7066F" w:rsidRPr="000C031F">
              <w:rPr>
                <w:rFonts w:ascii="Times New Roman" w:hAnsi="Times New Roman"/>
                <w:lang w:val="en-US" w:eastAsia="ru-RU"/>
              </w:rPr>
              <w:t>h</w:t>
            </w:r>
            <w:r w:rsidRPr="000C031F">
              <w:rPr>
                <w:rFonts w:ascii="Times New Roman" w:hAnsi="Times New Roman"/>
                <w:lang w:val="en-US" w:eastAsia="ru-RU"/>
              </w:rPr>
              <w:t>ID</w:t>
            </w:r>
            <w:proofErr w:type="spellEnd"/>
          </w:p>
        </w:tc>
        <w:tc>
          <w:tcPr>
            <w:tcW w:w="222" w:type="dxa"/>
          </w:tcPr>
          <w:p w14:paraId="7AC6115B" w14:textId="77777777" w:rsidR="00454518" w:rsidRPr="000C031F" w:rsidRDefault="00454518" w:rsidP="00957648">
            <w:pPr>
              <w:rPr>
                <w:rFonts w:ascii="Times New Roman" w:hAnsi="Times New Roman"/>
                <w:lang w:val="en-US" w:eastAsia="ru-RU"/>
              </w:rPr>
            </w:pPr>
          </w:p>
        </w:tc>
        <w:tc>
          <w:tcPr>
            <w:tcW w:w="1291" w:type="dxa"/>
          </w:tcPr>
          <w:p w14:paraId="590C97CA" w14:textId="1E5FEAC5" w:rsidR="00454518" w:rsidRPr="000C031F" w:rsidRDefault="00290773" w:rsidP="00957648">
            <w:pPr>
              <w:rPr>
                <w:rFonts w:ascii="Times New Roman" w:hAnsi="Times New Roman"/>
                <w:shd w:val="clear" w:color="auto" w:fill="FFFFFF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41FBFCDE" w14:textId="77777777" w:rsidR="00EA323A" w:rsidRPr="000C031F" w:rsidRDefault="004C0B14" w:rsidP="00BD36F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Филиалы\Отделения</w:t>
            </w:r>
            <w:r w:rsidR="00BD36F8" w:rsidRPr="000C031F">
              <w:rPr>
                <w:rFonts w:ascii="Times New Roman" w:hAnsi="Times New Roman"/>
                <w:lang w:eastAsia="ru-RU"/>
              </w:rPr>
              <w:t xml:space="preserve"> (</w:t>
            </w:r>
            <w:proofErr w:type="spellStart"/>
            <w:r w:rsidR="00BD36F8" w:rsidRPr="000C031F">
              <w:rPr>
                <w:rFonts w:ascii="Times New Roman" w:hAnsi="Times New Roman"/>
                <w:lang w:val="en-US" w:eastAsia="ru-RU"/>
              </w:rPr>
              <w:t>tBranch</w:t>
            </w:r>
            <w:proofErr w:type="spellEnd"/>
            <w:r w:rsidR="00BD36F8" w:rsidRPr="000C031F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 w:rsidR="00BD36F8" w:rsidRPr="000C031F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="00BD36F8" w:rsidRPr="000C031F">
              <w:rPr>
                <w:rFonts w:ascii="Times New Roman" w:hAnsi="Times New Roman"/>
                <w:lang w:eastAsia="ru-RU"/>
              </w:rPr>
              <w:t>)</w:t>
            </w:r>
          </w:p>
          <w:p w14:paraId="69C28B28" w14:textId="6326E767" w:rsidR="003D0050" w:rsidRPr="000C031F" w:rsidRDefault="003D0050" w:rsidP="007357D6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b/>
                <w:lang w:eastAsia="ru-RU"/>
              </w:rPr>
              <w:t>Исключаем</w:t>
            </w:r>
            <w:r w:rsidRPr="000C031F">
              <w:rPr>
                <w:rFonts w:ascii="Times New Roman" w:hAnsi="Times New Roman"/>
                <w:lang w:eastAsia="ru-RU"/>
              </w:rPr>
              <w:t xml:space="preserve"> входной параметр</w:t>
            </w:r>
            <w:r w:rsidR="007357D6" w:rsidRPr="000C031F">
              <w:rPr>
                <w:rFonts w:ascii="Times New Roman" w:hAnsi="Times New Roman"/>
                <w:lang w:eastAsia="ru-RU"/>
              </w:rPr>
              <w:t xml:space="preserve">, т.к. филиал и его БИК наигрывают от счета клиента и передают на вход процедуре в параметре </w:t>
            </w:r>
            <w:proofErr w:type="spellStart"/>
            <w:r w:rsidR="007357D6" w:rsidRPr="000C031F">
              <w:rPr>
                <w:rFonts w:ascii="Times New Roman" w:hAnsi="Times New Roman"/>
                <w:lang w:val="en-US" w:eastAsia="ru-RU"/>
              </w:rPr>
              <w:t>BICIn</w:t>
            </w:r>
            <w:proofErr w:type="spellEnd"/>
            <w:r w:rsidR="00C23EC1" w:rsidRPr="000C031F">
              <w:rPr>
                <w:rFonts w:ascii="Times New Roman" w:hAnsi="Times New Roman"/>
                <w:lang w:eastAsia="ru-RU"/>
              </w:rPr>
              <w:t xml:space="preserve"> или </w:t>
            </w:r>
            <w:proofErr w:type="spellStart"/>
            <w:r w:rsidR="00C23EC1" w:rsidRPr="000C031F">
              <w:rPr>
                <w:rFonts w:ascii="Times New Roman" w:hAnsi="Times New Roman"/>
                <w:lang w:val="en-US" w:eastAsia="ru-RU"/>
              </w:rPr>
              <w:t>BICOut</w:t>
            </w:r>
            <w:proofErr w:type="spellEnd"/>
          </w:p>
        </w:tc>
      </w:tr>
      <w:tr w:rsidR="000E5C92" w:rsidRPr="000C031F" w14:paraId="0FC56A2C" w14:textId="77777777" w:rsidTr="00D377A7">
        <w:tc>
          <w:tcPr>
            <w:tcW w:w="1620" w:type="dxa"/>
          </w:tcPr>
          <w:p w14:paraId="20E81511" w14:textId="56CEC971" w:rsidR="00454518" w:rsidRPr="000C031F" w:rsidRDefault="000E5C92" w:rsidP="000E5C92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AccDebet</w:t>
            </w:r>
            <w:proofErr w:type="spellEnd"/>
          </w:p>
        </w:tc>
        <w:tc>
          <w:tcPr>
            <w:tcW w:w="222" w:type="dxa"/>
          </w:tcPr>
          <w:p w14:paraId="33DBD08F" w14:textId="77777777" w:rsidR="00454518" w:rsidRPr="000C031F" w:rsidRDefault="00454518" w:rsidP="008B1BD6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0BFA27B" w14:textId="7EF9EEFF" w:rsidR="00454518" w:rsidRPr="000C031F" w:rsidRDefault="00290773" w:rsidP="008B1BD6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Входной</w:t>
            </w:r>
          </w:p>
        </w:tc>
        <w:tc>
          <w:tcPr>
            <w:tcW w:w="6630" w:type="dxa"/>
          </w:tcPr>
          <w:p w14:paraId="50020EDD" w14:textId="4FE7395F" w:rsidR="000E5C92" w:rsidRPr="000C031F" w:rsidRDefault="000E5C92" w:rsidP="008B1BD6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Счета по дебету</w:t>
            </w:r>
          </w:p>
          <w:p w14:paraId="20FB3E8E" w14:textId="507C51D4" w:rsidR="00AB23D2" w:rsidRPr="000C031F" w:rsidRDefault="00AB23D2" w:rsidP="00AB23D2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 xml:space="preserve">Если </w:t>
            </w:r>
            <w:proofErr w:type="spellStart"/>
            <w:r w:rsidRPr="000C031F">
              <w:rPr>
                <w:rFonts w:ascii="Times New Roman" w:hAnsi="Times New Roman"/>
              </w:rPr>
              <w:t>BranchID</w:t>
            </w:r>
            <w:proofErr w:type="spellEnd"/>
            <w:r w:rsidRPr="000C031F">
              <w:rPr>
                <w:rFonts w:ascii="Times New Roman" w:hAnsi="Times New Roman"/>
              </w:rPr>
              <w:t xml:space="preserve"> = 2000</w:t>
            </w:r>
            <w:r w:rsidR="000D73B2" w:rsidRPr="000C031F">
              <w:rPr>
                <w:rFonts w:ascii="Times New Roman" w:hAnsi="Times New Roman"/>
              </w:rPr>
              <w:t>(ГО)</w:t>
            </w:r>
            <w:r w:rsidRPr="000C031F">
              <w:rPr>
                <w:rFonts w:ascii="Times New Roman" w:hAnsi="Times New Roman"/>
              </w:rPr>
              <w:t>, то создаем ПП в ГО</w:t>
            </w:r>
          </w:p>
          <w:p w14:paraId="619B88DA" w14:textId="685ED2B4" w:rsidR="00AB23D2" w:rsidRPr="000C031F" w:rsidRDefault="00AB23D2" w:rsidP="00AB23D2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- Дебет 47423810 (ЦР) – Кредит Счет клиента</w:t>
            </w:r>
          </w:p>
          <w:p w14:paraId="4FAD206A" w14:textId="77777777" w:rsidR="00AB23D2" w:rsidRPr="000C031F" w:rsidRDefault="00AB23D2" w:rsidP="00AB23D2">
            <w:pPr>
              <w:rPr>
                <w:rFonts w:ascii="Times New Roman" w:hAnsi="Times New Roman"/>
              </w:rPr>
            </w:pPr>
          </w:p>
          <w:p w14:paraId="440723BA" w14:textId="11CF8DE5" w:rsidR="00AB23D2" w:rsidRPr="000C031F" w:rsidRDefault="00AB23D2" w:rsidP="00AB23D2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 xml:space="preserve">Если </w:t>
            </w:r>
            <w:proofErr w:type="spellStart"/>
            <w:r w:rsidRPr="000C031F">
              <w:rPr>
                <w:rFonts w:ascii="Times New Roman" w:hAnsi="Times New Roman"/>
                <w:lang w:val="en-US"/>
              </w:rPr>
              <w:t>BranchID</w:t>
            </w:r>
            <w:proofErr w:type="spellEnd"/>
            <w:r w:rsidRPr="000C031F">
              <w:rPr>
                <w:rFonts w:ascii="Times New Roman" w:hAnsi="Times New Roman"/>
              </w:rPr>
              <w:t xml:space="preserve"> &lt;&gt; 2000</w:t>
            </w:r>
            <w:r w:rsidR="000D73B2" w:rsidRPr="000C031F">
              <w:rPr>
                <w:rFonts w:ascii="Times New Roman" w:hAnsi="Times New Roman"/>
              </w:rPr>
              <w:t>, т.е. филиал</w:t>
            </w:r>
            <w:r w:rsidRPr="000C031F">
              <w:rPr>
                <w:rFonts w:ascii="Times New Roman" w:hAnsi="Times New Roman"/>
              </w:rPr>
              <w:t xml:space="preserve">, </w:t>
            </w:r>
          </w:p>
          <w:p w14:paraId="0EBA2EB7" w14:textId="76A5E3D4" w:rsidR="00AB23D2" w:rsidRPr="000C031F" w:rsidRDefault="00AB23D2" w:rsidP="00AB23D2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>То в ГО создаем</w:t>
            </w:r>
          </w:p>
          <w:p w14:paraId="05A0D7FC" w14:textId="5AE2DAAA" w:rsidR="00AB23D2" w:rsidRPr="000C031F" w:rsidRDefault="000D73B2" w:rsidP="00AB23D2">
            <w:pPr>
              <w:rPr>
                <w:rFonts w:ascii="Times New Roman" w:hAnsi="Times New Roman"/>
                <w:color w:val="172B4D"/>
              </w:rPr>
            </w:pPr>
            <w:r w:rsidRPr="000C031F">
              <w:rPr>
                <w:rFonts w:ascii="Times New Roman" w:hAnsi="Times New Roman"/>
                <w:color w:val="172B4D"/>
              </w:rPr>
              <w:t>1.</w:t>
            </w:r>
            <w:r w:rsidR="00AB23D2" w:rsidRPr="000C031F">
              <w:rPr>
                <w:rFonts w:ascii="Times New Roman" w:hAnsi="Times New Roman"/>
                <w:color w:val="172B4D"/>
              </w:rPr>
              <w:t>Дебет 47423810 (ЦР) – Кредит 3030</w:t>
            </w:r>
            <w:r w:rsidR="00286CC4" w:rsidRPr="000C031F">
              <w:rPr>
                <w:rFonts w:ascii="Times New Roman" w:hAnsi="Times New Roman"/>
                <w:color w:val="172B4D"/>
              </w:rPr>
              <w:t>1</w:t>
            </w:r>
            <w:r w:rsidR="00AB23D2" w:rsidRPr="000C031F">
              <w:rPr>
                <w:rFonts w:ascii="Times New Roman" w:hAnsi="Times New Roman"/>
                <w:color w:val="172B4D"/>
              </w:rPr>
              <w:t>810</w:t>
            </w:r>
          </w:p>
          <w:p w14:paraId="1C600613" w14:textId="77777777" w:rsidR="00193962" w:rsidRPr="000C031F" w:rsidRDefault="00AB23D2" w:rsidP="00AB23D2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>Затем создаем ПП в Филиале(</w:t>
            </w:r>
            <w:proofErr w:type="spellStart"/>
            <w:r w:rsidRPr="000C031F">
              <w:rPr>
                <w:rFonts w:ascii="Times New Roman" w:hAnsi="Times New Roman"/>
              </w:rPr>
              <w:t>BranchID</w:t>
            </w:r>
            <w:proofErr w:type="spellEnd"/>
            <w:r w:rsidRPr="000C031F">
              <w:rPr>
                <w:rFonts w:ascii="Times New Roman" w:hAnsi="Times New Roman"/>
              </w:rPr>
              <w:t>)</w:t>
            </w:r>
          </w:p>
          <w:p w14:paraId="6403F7B9" w14:textId="0FA6DE38" w:rsidR="00AB23D2" w:rsidRPr="000C031F" w:rsidRDefault="00193962" w:rsidP="00AB23D2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</w:rPr>
              <w:t>2.</w:t>
            </w:r>
            <w:r w:rsidR="00AB23D2" w:rsidRPr="000C031F">
              <w:rPr>
                <w:rFonts w:ascii="Times New Roman" w:hAnsi="Times New Roman"/>
                <w:lang w:eastAsia="ru-RU"/>
              </w:rPr>
              <w:t>Дебет 30302810 – Кредит Счет клиента</w:t>
            </w:r>
          </w:p>
          <w:p w14:paraId="0FA7D281" w14:textId="4B3219B2" w:rsidR="00193962" w:rsidRPr="000C031F" w:rsidRDefault="00193962" w:rsidP="00AB23D2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>и связанным с ПП №1 в ГО</w:t>
            </w:r>
          </w:p>
          <w:p w14:paraId="40770198" w14:textId="77777777" w:rsidR="0008722C" w:rsidRPr="000C031F" w:rsidRDefault="0008722C" w:rsidP="00AB23D2">
            <w:pPr>
              <w:rPr>
                <w:rFonts w:ascii="Times New Roman" w:hAnsi="Times New Roman"/>
                <w:lang w:eastAsia="ru-RU"/>
              </w:rPr>
            </w:pPr>
          </w:p>
          <w:p w14:paraId="308501A8" w14:textId="77777777" w:rsidR="0008722C" w:rsidRPr="000C031F" w:rsidRDefault="0008722C" w:rsidP="0008722C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lastRenderedPageBreak/>
              <w:t>Счета 30301 и 30302 определяются по «Системному справочнику счетов» с Типом «</w:t>
            </w:r>
            <w:proofErr w:type="spellStart"/>
            <w:r w:rsidRPr="000C031F">
              <w:rPr>
                <w:rFonts w:ascii="Times New Roman" w:hAnsi="Times New Roman"/>
                <w:lang w:eastAsia="ru-RU"/>
              </w:rPr>
              <w:t>КорСчета</w:t>
            </w:r>
            <w:proofErr w:type="spellEnd"/>
            <w:r w:rsidRPr="000C031F">
              <w:rPr>
                <w:rFonts w:ascii="Times New Roman" w:hAnsi="Times New Roman"/>
                <w:lang w:eastAsia="ru-RU"/>
              </w:rPr>
              <w:t>» и схема выбора счета, в которой настроен поиск по пачкам (ЦФР ФЛ\ ЦФР ЮЛ) и ФО (**</w:t>
            </w:r>
            <w:proofErr w:type="spellStart"/>
            <w:r w:rsidRPr="000C031F">
              <w:rPr>
                <w:rFonts w:ascii="Times New Roman" w:hAnsi="Times New Roman"/>
                <w:lang w:eastAsia="ru-RU"/>
              </w:rPr>
              <w:t>ПлатПор</w:t>
            </w:r>
            <w:proofErr w:type="spellEnd"/>
            <w:r w:rsidRPr="000C031F">
              <w:rPr>
                <w:rFonts w:ascii="Times New Roman" w:hAnsi="Times New Roman"/>
                <w:lang w:eastAsia="ru-RU"/>
              </w:rPr>
              <w:t>)</w:t>
            </w:r>
          </w:p>
          <w:p w14:paraId="027CFB68" w14:textId="07436B46" w:rsidR="0008722C" w:rsidRPr="000C031F" w:rsidRDefault="0008722C" w:rsidP="00AB23D2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DB3255" w:rsidRPr="000C031F" w14:paraId="1087349E" w14:textId="77777777" w:rsidTr="00D377A7">
        <w:tc>
          <w:tcPr>
            <w:tcW w:w="1620" w:type="dxa"/>
          </w:tcPr>
          <w:p w14:paraId="51C5D23D" w14:textId="58CF44F9" w:rsidR="007E238D" w:rsidRPr="000C031F" w:rsidRDefault="00064BEE" w:rsidP="002F27A1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lastRenderedPageBreak/>
              <w:t>B</w:t>
            </w:r>
            <w:r w:rsidR="002F27A1" w:rsidRPr="000C031F">
              <w:rPr>
                <w:rFonts w:ascii="Times New Roman" w:hAnsi="Times New Roman"/>
                <w:lang w:val="en-US" w:eastAsia="ru-RU"/>
              </w:rPr>
              <w:t>IC</w:t>
            </w:r>
            <w:r w:rsidRPr="000C031F">
              <w:rPr>
                <w:rFonts w:ascii="Times New Roman" w:hAnsi="Times New Roman"/>
                <w:lang w:val="en-US" w:eastAsia="ru-RU"/>
              </w:rPr>
              <w:t>In</w:t>
            </w:r>
            <w:proofErr w:type="spellEnd"/>
          </w:p>
        </w:tc>
        <w:tc>
          <w:tcPr>
            <w:tcW w:w="222" w:type="dxa"/>
          </w:tcPr>
          <w:p w14:paraId="2D1F4860" w14:textId="77777777" w:rsidR="007E238D" w:rsidRPr="000C031F" w:rsidRDefault="007E238D" w:rsidP="007E238D">
            <w:pPr>
              <w:rPr>
                <w:rFonts w:ascii="Times New Roman" w:hAnsi="Times New Roman"/>
                <w:lang w:val="en-US" w:eastAsia="ru-RU"/>
              </w:rPr>
            </w:pPr>
          </w:p>
        </w:tc>
        <w:tc>
          <w:tcPr>
            <w:tcW w:w="1291" w:type="dxa"/>
          </w:tcPr>
          <w:p w14:paraId="24285907" w14:textId="30F6B88F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3D8DBCED" w14:textId="4F2D12B5" w:rsidR="00064BEE" w:rsidRPr="000C031F" w:rsidRDefault="00064BEE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БИК банка плательщика.</w:t>
            </w:r>
          </w:p>
          <w:p w14:paraId="3AEC2654" w14:textId="73EF0039" w:rsidR="007E238D" w:rsidRPr="000C031F" w:rsidRDefault="00394CEB" w:rsidP="00394CEB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Поле </w:t>
            </w:r>
            <w:r w:rsidR="00FC42DC" w:rsidRPr="000C031F">
              <w:rPr>
                <w:rFonts w:ascii="Times New Roman" w:hAnsi="Times New Roman"/>
                <w:b/>
                <w:lang w:eastAsia="ru-RU"/>
              </w:rPr>
              <w:t>обязательное</w:t>
            </w:r>
            <w:r w:rsidRPr="000C031F">
              <w:rPr>
                <w:rFonts w:ascii="Times New Roman" w:hAnsi="Times New Roman"/>
                <w:lang w:eastAsia="ru-RU"/>
              </w:rPr>
              <w:t xml:space="preserve"> для передачи.</w:t>
            </w:r>
          </w:p>
        </w:tc>
      </w:tr>
      <w:tr w:rsidR="000E5C92" w:rsidRPr="000C031F" w14:paraId="5374C915" w14:textId="77777777" w:rsidTr="00D377A7">
        <w:tc>
          <w:tcPr>
            <w:tcW w:w="1620" w:type="dxa"/>
          </w:tcPr>
          <w:p w14:paraId="27998030" w14:textId="25E6A27D" w:rsidR="007E238D" w:rsidRPr="000C031F" w:rsidRDefault="000E5C92" w:rsidP="000E5C92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AccCredit</w:t>
            </w:r>
            <w:proofErr w:type="spellEnd"/>
          </w:p>
        </w:tc>
        <w:tc>
          <w:tcPr>
            <w:tcW w:w="222" w:type="dxa"/>
          </w:tcPr>
          <w:p w14:paraId="3A38B59F" w14:textId="77777777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9D9795E" w14:textId="61A34FEB" w:rsidR="007E238D" w:rsidRPr="000C031F" w:rsidRDefault="007E238D" w:rsidP="007E238D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DD39C10" w14:textId="77777777" w:rsidR="00064BEE" w:rsidRPr="000C031F" w:rsidRDefault="000E5C92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Счет по кредиту</w:t>
            </w:r>
            <w:r w:rsidR="00B77C55" w:rsidRPr="000C031F">
              <w:rPr>
                <w:rFonts w:ascii="Times New Roman" w:hAnsi="Times New Roman"/>
                <w:lang w:eastAsia="ru-RU"/>
              </w:rPr>
              <w:t xml:space="preserve">. </w:t>
            </w:r>
          </w:p>
          <w:p w14:paraId="39591A6D" w14:textId="77777777" w:rsidR="00DB6869" w:rsidRPr="000C031F" w:rsidRDefault="00DB6869" w:rsidP="007E238D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0C031F">
              <w:rPr>
                <w:rFonts w:ascii="Times New Roman" w:hAnsi="Times New Roman"/>
                <w:b/>
                <w:i/>
                <w:color w:val="222222"/>
                <w:shd w:val="clear" w:color="auto" w:fill="FFFFFF"/>
              </w:rPr>
              <w:t>Счет клиента</w:t>
            </w: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. Маска 20 символов.</w:t>
            </w:r>
          </w:p>
          <w:p w14:paraId="2E592D61" w14:textId="11A21153" w:rsidR="003545C0" w:rsidRPr="000C031F" w:rsidRDefault="000C0B69" w:rsidP="007E238D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bookmarkStart w:id="49" w:name="КонтрольБалансовыхСчетов"/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Балансовые счета</w:t>
            </w:r>
            <w:r w:rsidR="00D377A7" w:rsidRPr="000C031F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ФЛ</w:t>
            </w: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:</w:t>
            </w:r>
          </w:p>
          <w:p w14:paraId="46D77A1F" w14:textId="476859C4" w:rsidR="00D420F2" w:rsidRPr="000C031F" w:rsidRDefault="003545C0" w:rsidP="008D7E1E">
            <w:pPr>
              <w:rPr>
                <w:sz w:val="20"/>
                <w:szCs w:val="20"/>
              </w:rPr>
            </w:pPr>
            <w:r w:rsidRPr="000C031F">
              <w:rPr>
                <w:sz w:val="20"/>
                <w:szCs w:val="20"/>
              </w:rPr>
              <w:t xml:space="preserve">БУ №4.1. - </w:t>
            </w:r>
            <w:r w:rsidR="000C0B69" w:rsidRPr="000C031F">
              <w:rPr>
                <w:sz w:val="20"/>
                <w:szCs w:val="20"/>
              </w:rPr>
              <w:t>40501810, 40502810, 40503810, 40601810, 40602810, 40603810, 40701810, 40702810, 40703810, 40817810</w:t>
            </w:r>
            <w:bookmarkEnd w:id="49"/>
            <w:r w:rsidR="000F1847" w:rsidRPr="000C031F">
              <w:rPr>
                <w:sz w:val="20"/>
                <w:szCs w:val="20"/>
              </w:rPr>
              <w:t>, 40914810, 40915810</w:t>
            </w:r>
          </w:p>
        </w:tc>
      </w:tr>
      <w:tr w:rsidR="00DB3255" w:rsidRPr="000C031F" w14:paraId="1831B79B" w14:textId="77777777" w:rsidTr="00D377A7">
        <w:tc>
          <w:tcPr>
            <w:tcW w:w="1620" w:type="dxa"/>
          </w:tcPr>
          <w:p w14:paraId="3BB22E3D" w14:textId="68F4B17E" w:rsidR="007E238D" w:rsidRPr="000C031F" w:rsidRDefault="00064BEE" w:rsidP="007E238D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BicOut</w:t>
            </w:r>
            <w:proofErr w:type="spellEnd"/>
          </w:p>
        </w:tc>
        <w:tc>
          <w:tcPr>
            <w:tcW w:w="222" w:type="dxa"/>
          </w:tcPr>
          <w:p w14:paraId="3DA4BCD7" w14:textId="77777777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73ED6669" w14:textId="1BA6E825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063D684E" w14:textId="437D4CDF" w:rsidR="00064BEE" w:rsidRPr="000C031F" w:rsidRDefault="00064BEE" w:rsidP="007E238D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Б</w:t>
            </w:r>
            <w:r w:rsidR="00DA3042" w:rsidRPr="000C031F">
              <w:rPr>
                <w:rFonts w:ascii="Times New Roman" w:hAnsi="Times New Roman"/>
                <w:color w:val="222222"/>
                <w:shd w:val="clear" w:color="auto" w:fill="FFFFFF"/>
              </w:rPr>
              <w:t>ИК</w:t>
            </w: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банка получателя.</w:t>
            </w:r>
          </w:p>
          <w:p w14:paraId="757EAFF8" w14:textId="1ACEC19E" w:rsidR="007E238D" w:rsidRPr="000C031F" w:rsidRDefault="00394CEB" w:rsidP="00394CEB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Поле </w:t>
            </w:r>
            <w:r w:rsidR="006C3534" w:rsidRPr="000C031F">
              <w:rPr>
                <w:rFonts w:ascii="Times New Roman" w:hAnsi="Times New Roman"/>
                <w:b/>
                <w:lang w:eastAsia="ru-RU"/>
              </w:rPr>
              <w:t>обязательное</w:t>
            </w:r>
            <w:r w:rsidR="006C3534" w:rsidRPr="000C031F">
              <w:rPr>
                <w:rFonts w:ascii="Times New Roman" w:hAnsi="Times New Roman"/>
                <w:lang w:eastAsia="ru-RU"/>
              </w:rPr>
              <w:t xml:space="preserve"> </w:t>
            </w:r>
            <w:r w:rsidRPr="000C031F">
              <w:rPr>
                <w:rFonts w:ascii="Times New Roman" w:hAnsi="Times New Roman"/>
                <w:lang w:eastAsia="ru-RU"/>
              </w:rPr>
              <w:t>для передачи.</w:t>
            </w:r>
          </w:p>
        </w:tc>
      </w:tr>
      <w:tr w:rsidR="000835C6" w:rsidRPr="000C031F" w14:paraId="5CDA47EF" w14:textId="77777777" w:rsidTr="00D377A7">
        <w:tc>
          <w:tcPr>
            <w:tcW w:w="1620" w:type="dxa"/>
          </w:tcPr>
          <w:p w14:paraId="5CB31624" w14:textId="46719798" w:rsidR="007E238D" w:rsidRPr="000C031F" w:rsidRDefault="00A04864" w:rsidP="00A04864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val="en-US" w:eastAsia="ru-RU"/>
              </w:rPr>
              <w:t>Comment</w:t>
            </w:r>
          </w:p>
        </w:tc>
        <w:tc>
          <w:tcPr>
            <w:tcW w:w="222" w:type="dxa"/>
          </w:tcPr>
          <w:p w14:paraId="05971ACA" w14:textId="77777777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5D654156" w14:textId="4E688611" w:rsidR="007E238D" w:rsidRPr="000C031F" w:rsidRDefault="007E238D" w:rsidP="007E238D">
            <w:pPr>
              <w:rPr>
                <w:rFonts w:ascii="Times New Roman" w:hAnsi="Times New Roman"/>
                <w:shd w:val="clear" w:color="auto" w:fill="FFFFFF"/>
              </w:rPr>
            </w:pPr>
            <w:r w:rsidRPr="000C031F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0886D6A" w14:textId="376FBD86" w:rsidR="00824FED" w:rsidRPr="000C031F" w:rsidRDefault="00A04864" w:rsidP="000835C6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Назначение платежа</w:t>
            </w:r>
            <w:r w:rsidR="000C7A7C" w:rsidRPr="000C031F">
              <w:rPr>
                <w:rFonts w:ascii="Times New Roman" w:hAnsi="Times New Roman"/>
                <w:lang w:eastAsia="ru-RU"/>
              </w:rPr>
              <w:t>.</w:t>
            </w:r>
          </w:p>
        </w:tc>
      </w:tr>
      <w:tr w:rsidR="00DB3255" w:rsidRPr="000C031F" w14:paraId="007523F0" w14:textId="77777777" w:rsidTr="00D377A7">
        <w:tc>
          <w:tcPr>
            <w:tcW w:w="1620" w:type="dxa"/>
          </w:tcPr>
          <w:p w14:paraId="151DF674" w14:textId="1A674086" w:rsidR="007E238D" w:rsidRPr="000C031F" w:rsidRDefault="00FD3426" w:rsidP="00FD3426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Qty</w:t>
            </w:r>
            <w:proofErr w:type="spellEnd"/>
          </w:p>
        </w:tc>
        <w:tc>
          <w:tcPr>
            <w:tcW w:w="222" w:type="dxa"/>
          </w:tcPr>
          <w:p w14:paraId="39846A1A" w14:textId="77777777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27E7367F" w14:textId="77777777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630" w:type="dxa"/>
          </w:tcPr>
          <w:p w14:paraId="6C2271D0" w14:textId="3CF7F880" w:rsidR="007E238D" w:rsidRPr="000C031F" w:rsidRDefault="005A3697" w:rsidP="007C2D3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0C031F">
              <w:rPr>
                <w:rFonts w:ascii="Times New Roman" w:hAnsi="Times New Roman"/>
                <w:color w:val="222222"/>
                <w:shd w:val="clear" w:color="auto" w:fill="FFFFFF"/>
              </w:rPr>
              <w:t>Сумма</w:t>
            </w:r>
            <w:r w:rsidR="007C2D37" w:rsidRPr="000C031F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</w:t>
            </w:r>
            <w:r w:rsidR="00FD3426" w:rsidRPr="000C031F">
              <w:rPr>
                <w:rFonts w:ascii="Times New Roman" w:hAnsi="Times New Roman"/>
                <w:color w:val="222222"/>
                <w:shd w:val="clear" w:color="auto" w:fill="FFFFFF"/>
              </w:rPr>
              <w:t>операции</w:t>
            </w:r>
            <w:r w:rsidR="007C2D37" w:rsidRPr="000C031F">
              <w:rPr>
                <w:rFonts w:ascii="Times New Roman" w:hAnsi="Times New Roman"/>
                <w:color w:val="222222"/>
                <w:shd w:val="clear" w:color="auto" w:fill="FFFFFF"/>
              </w:rPr>
              <w:t xml:space="preserve"> (для условия, что безналичный рубль равен цифровому рублю)</w:t>
            </w:r>
          </w:p>
        </w:tc>
      </w:tr>
      <w:tr w:rsidR="000E5C92" w:rsidRPr="000C031F" w14:paraId="60A7A350" w14:textId="77777777" w:rsidTr="00D377A7">
        <w:tc>
          <w:tcPr>
            <w:tcW w:w="1620" w:type="dxa"/>
          </w:tcPr>
          <w:p w14:paraId="2878EEDA" w14:textId="5CD26D8E" w:rsidR="007E238D" w:rsidRPr="000C031F" w:rsidRDefault="00FD3426" w:rsidP="00FD3426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val="en-US" w:eastAsia="ru-RU"/>
              </w:rPr>
              <w:t>Do</w:t>
            </w:r>
            <w:proofErr w:type="spellStart"/>
            <w:r w:rsidR="00C03924" w:rsidRPr="000C031F">
              <w:rPr>
                <w:rFonts w:ascii="Times New Roman" w:hAnsi="Times New Roman"/>
                <w:lang w:eastAsia="ru-RU"/>
              </w:rPr>
              <w:t>c_ref</w:t>
            </w:r>
            <w:proofErr w:type="spellEnd"/>
          </w:p>
        </w:tc>
        <w:tc>
          <w:tcPr>
            <w:tcW w:w="222" w:type="dxa"/>
          </w:tcPr>
          <w:p w14:paraId="31BA33BE" w14:textId="77777777" w:rsidR="007E238D" w:rsidRPr="000C031F" w:rsidRDefault="007E238D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26FDBF0" w14:textId="2FF95A36" w:rsidR="007E238D" w:rsidRPr="000C031F" w:rsidRDefault="00240AA8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2F9A64E3" w14:textId="48303559" w:rsidR="007E238D" w:rsidRPr="000C031F" w:rsidRDefault="00FD3426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Если </w:t>
            </w:r>
            <w:r w:rsidR="00240AA8" w:rsidRPr="000C031F">
              <w:rPr>
                <w:rFonts w:ascii="Times New Roman" w:hAnsi="Times New Roman"/>
                <w:lang w:eastAsia="ru-RU"/>
              </w:rPr>
              <w:t>операция выполнена, то воз</w:t>
            </w:r>
            <w:r w:rsidR="00F03F79" w:rsidRPr="000C031F">
              <w:rPr>
                <w:rFonts w:ascii="Times New Roman" w:hAnsi="Times New Roman"/>
                <w:lang w:eastAsia="ru-RU"/>
              </w:rPr>
              <w:t>в</w:t>
            </w:r>
            <w:r w:rsidR="00240AA8" w:rsidRPr="000C031F">
              <w:rPr>
                <w:rFonts w:ascii="Times New Roman" w:hAnsi="Times New Roman"/>
                <w:lang w:eastAsia="ru-RU"/>
              </w:rPr>
              <w:t xml:space="preserve">ращается </w:t>
            </w:r>
            <w:proofErr w:type="spellStart"/>
            <w:r w:rsidR="00240AA8" w:rsidRPr="000C031F">
              <w:rPr>
                <w:rFonts w:ascii="Times New Roman" w:hAnsi="Times New Roman"/>
                <w:lang w:val="en-US" w:eastAsia="ru-RU"/>
              </w:rPr>
              <w:t>DealTransactID</w:t>
            </w:r>
            <w:proofErr w:type="spellEnd"/>
            <w:r w:rsidR="0044265F" w:rsidRPr="000C031F">
              <w:rPr>
                <w:rFonts w:ascii="Times New Roman" w:hAnsi="Times New Roman"/>
                <w:lang w:eastAsia="ru-RU"/>
              </w:rPr>
              <w:t>,</w:t>
            </w:r>
          </w:p>
          <w:p w14:paraId="58556F9C" w14:textId="40B3AE3D" w:rsidR="0044265F" w:rsidRPr="000C031F" w:rsidRDefault="0044265F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Если ошибка, воз</w:t>
            </w:r>
            <w:r w:rsidR="00F03F79" w:rsidRPr="000C031F">
              <w:rPr>
                <w:rFonts w:ascii="Times New Roman" w:hAnsi="Times New Roman"/>
                <w:lang w:eastAsia="ru-RU"/>
              </w:rPr>
              <w:t>в</w:t>
            </w:r>
            <w:r w:rsidRPr="000C031F">
              <w:rPr>
                <w:rFonts w:ascii="Times New Roman" w:hAnsi="Times New Roman"/>
                <w:lang w:eastAsia="ru-RU"/>
              </w:rPr>
              <w:t>ращается 0.</w:t>
            </w:r>
          </w:p>
        </w:tc>
      </w:tr>
      <w:tr w:rsidR="002172A6" w:rsidRPr="000C031F" w14:paraId="608685FE" w14:textId="77777777" w:rsidTr="00D377A7">
        <w:tc>
          <w:tcPr>
            <w:tcW w:w="1620" w:type="dxa"/>
          </w:tcPr>
          <w:p w14:paraId="475C53BB" w14:textId="77777777" w:rsidR="002172A6" w:rsidRPr="000C031F" w:rsidRDefault="002172A6" w:rsidP="00957648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RetVal</w:t>
            </w:r>
            <w:proofErr w:type="spellEnd"/>
          </w:p>
        </w:tc>
        <w:tc>
          <w:tcPr>
            <w:tcW w:w="222" w:type="dxa"/>
          </w:tcPr>
          <w:p w14:paraId="3C050114" w14:textId="77777777" w:rsidR="002172A6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2707356F" w14:textId="77777777" w:rsidR="002172A6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5A999CA5" w14:textId="77777777" w:rsidR="002172A6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 ответе ожидаем:</w:t>
            </w:r>
          </w:p>
          <w:p w14:paraId="521B3E0E" w14:textId="77777777" w:rsidR="002172A6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0C031F">
              <w:rPr>
                <w:rFonts w:ascii="Times New Roman" w:hAnsi="Times New Roman"/>
                <w:lang w:eastAsia="ru-RU"/>
              </w:rPr>
              <w:t>0  -</w:t>
            </w:r>
            <w:proofErr w:type="gramEnd"/>
            <w:r w:rsidRPr="000C031F">
              <w:rPr>
                <w:rFonts w:ascii="Times New Roman" w:hAnsi="Times New Roman"/>
                <w:lang w:eastAsia="ru-RU"/>
              </w:rPr>
              <w:t xml:space="preserve"> операция выполнена</w:t>
            </w:r>
          </w:p>
          <w:p w14:paraId="7A28904D" w14:textId="1A9EFD3D" w:rsidR="002172A6" w:rsidRPr="000C031F" w:rsidRDefault="008C77FD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и</w:t>
            </w:r>
            <w:r w:rsidR="002172A6" w:rsidRPr="000C031F">
              <w:rPr>
                <w:rFonts w:ascii="Times New Roman" w:hAnsi="Times New Roman"/>
                <w:lang w:eastAsia="ru-RU"/>
              </w:rPr>
              <w:t>ли</w:t>
            </w:r>
          </w:p>
          <w:p w14:paraId="0134C56D" w14:textId="300DE421" w:rsidR="002172A6" w:rsidRPr="000C031F" w:rsidRDefault="002172A6" w:rsidP="00C0615C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 </w:t>
            </w:r>
            <w:r w:rsidR="00C662A1" w:rsidRPr="000C031F">
              <w:rPr>
                <w:rFonts w:ascii="Times New Roman" w:hAnsi="Times New Roman"/>
                <w:lang w:eastAsia="ru-RU"/>
              </w:rPr>
              <w:t xml:space="preserve">ХХХХХ </w:t>
            </w:r>
            <w:r w:rsidRPr="000C031F">
              <w:rPr>
                <w:rFonts w:ascii="Times New Roman" w:hAnsi="Times New Roman"/>
                <w:lang w:eastAsia="ru-RU"/>
              </w:rPr>
              <w:t xml:space="preserve">- код ошибки </w:t>
            </w:r>
            <w:r w:rsidR="00C0615C" w:rsidRPr="000C031F">
              <w:rPr>
                <w:rFonts w:ascii="Times New Roman" w:hAnsi="Times New Roman"/>
                <w:lang w:eastAsia="ru-RU"/>
              </w:rPr>
              <w:t xml:space="preserve">«ядра», либо пользовательский код </w:t>
            </w:r>
            <w:r w:rsidRPr="000C031F">
              <w:rPr>
                <w:rFonts w:ascii="Times New Roman" w:hAnsi="Times New Roman"/>
                <w:lang w:eastAsia="ru-RU"/>
              </w:rPr>
              <w:t>ошибки</w:t>
            </w:r>
          </w:p>
        </w:tc>
      </w:tr>
      <w:tr w:rsidR="002172A6" w:rsidRPr="000C031F" w14:paraId="4C9670B1" w14:textId="77777777" w:rsidTr="00D377A7">
        <w:tc>
          <w:tcPr>
            <w:tcW w:w="1620" w:type="dxa"/>
          </w:tcPr>
          <w:p w14:paraId="23CF3F3D" w14:textId="77777777" w:rsidR="002172A6" w:rsidRPr="000C031F" w:rsidRDefault="002172A6" w:rsidP="00957648">
            <w:pPr>
              <w:rPr>
                <w:rFonts w:ascii="Times New Roman" w:hAnsi="Times New Roman"/>
                <w:lang w:val="en-US" w:eastAsia="ru-RU"/>
              </w:rPr>
            </w:pPr>
            <w:r w:rsidRPr="000C031F">
              <w:rPr>
                <w:rFonts w:ascii="Times New Roman" w:hAnsi="Times New Roman"/>
                <w:lang w:val="en-US" w:eastAsia="ru-RU"/>
              </w:rPr>
              <w:t>Message</w:t>
            </w:r>
          </w:p>
        </w:tc>
        <w:tc>
          <w:tcPr>
            <w:tcW w:w="222" w:type="dxa"/>
          </w:tcPr>
          <w:p w14:paraId="60B9BD8E" w14:textId="77777777" w:rsidR="002172A6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50A9EBD8" w14:textId="77777777" w:rsidR="002172A6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19FC2018" w14:textId="77777777" w:rsidR="00C374F3" w:rsidRPr="000C031F" w:rsidRDefault="002172A6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Текст ошибки</w:t>
            </w:r>
            <w:r w:rsidR="00C374F3" w:rsidRPr="000C031F">
              <w:rPr>
                <w:rFonts w:ascii="Times New Roman" w:hAnsi="Times New Roman"/>
                <w:lang w:eastAsia="ru-RU"/>
              </w:rPr>
              <w:t>:</w:t>
            </w:r>
          </w:p>
          <w:p w14:paraId="3E7416C3" w14:textId="069A1508" w:rsidR="00C374F3" w:rsidRPr="000C031F" w:rsidRDefault="00C374F3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- пользовательский текст ошибки</w:t>
            </w:r>
          </w:p>
          <w:p w14:paraId="4B4C2224" w14:textId="77777777" w:rsidR="00C374F3" w:rsidRPr="000C031F" w:rsidRDefault="00C374F3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Либо, </w:t>
            </w:r>
          </w:p>
          <w:p w14:paraId="21C98F98" w14:textId="56755198" w:rsidR="002172A6" w:rsidRPr="000C031F" w:rsidRDefault="00C374F3" w:rsidP="00957648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 xml:space="preserve">- если ошибка «ядра», то текст из </w:t>
            </w:r>
            <w:proofErr w:type="spellStart"/>
            <w:r w:rsidR="002172A6" w:rsidRPr="000C031F">
              <w:rPr>
                <w:rFonts w:ascii="Times New Roman" w:hAnsi="Times New Roman"/>
                <w:lang w:val="en-US" w:eastAsia="ru-RU"/>
              </w:rPr>
              <w:t>tReturnCode</w:t>
            </w:r>
            <w:proofErr w:type="spellEnd"/>
            <w:r w:rsidR="002172A6" w:rsidRPr="000C031F">
              <w:rPr>
                <w:rFonts w:ascii="Times New Roman" w:hAnsi="Times New Roman"/>
                <w:lang w:eastAsia="ru-RU"/>
              </w:rPr>
              <w:t>.</w:t>
            </w:r>
            <w:r w:rsidR="002172A6" w:rsidRPr="000C031F">
              <w:rPr>
                <w:rFonts w:ascii="Times New Roman" w:hAnsi="Times New Roman"/>
                <w:lang w:val="en-US" w:eastAsia="ru-RU"/>
              </w:rPr>
              <w:t>Message</w:t>
            </w:r>
          </w:p>
        </w:tc>
      </w:tr>
      <w:tr w:rsidR="00DB3255" w:rsidRPr="000C031F" w14:paraId="7E8EA5A2" w14:textId="77777777" w:rsidTr="00D377A7">
        <w:tc>
          <w:tcPr>
            <w:tcW w:w="1620" w:type="dxa"/>
          </w:tcPr>
          <w:p w14:paraId="31034D1F" w14:textId="7ABDC0C0" w:rsidR="00C03924" w:rsidRPr="000C031F" w:rsidRDefault="00041FCC" w:rsidP="007E238D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0C031F">
              <w:rPr>
                <w:rFonts w:ascii="Times New Roman" w:hAnsi="Times New Roman"/>
                <w:lang w:val="en-US" w:eastAsia="ru-RU"/>
              </w:rPr>
              <w:t>DocPriznac</w:t>
            </w:r>
            <w:proofErr w:type="spellEnd"/>
          </w:p>
        </w:tc>
        <w:tc>
          <w:tcPr>
            <w:tcW w:w="222" w:type="dxa"/>
          </w:tcPr>
          <w:p w14:paraId="66B25B1A" w14:textId="77777777" w:rsidR="00C03924" w:rsidRPr="000C031F" w:rsidRDefault="00C03924" w:rsidP="007E238D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35DE12A" w14:textId="3A9F07E0" w:rsidR="00C03924" w:rsidRPr="000C031F" w:rsidRDefault="00041FCC" w:rsidP="007E238D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2393F79A" w14:textId="073ABCF3" w:rsidR="00C03924" w:rsidRPr="000C031F" w:rsidRDefault="00041FCC" w:rsidP="00C374F3">
            <w:pPr>
              <w:rPr>
                <w:rFonts w:ascii="Times New Roman" w:hAnsi="Times New Roman"/>
                <w:lang w:eastAsia="ru-RU"/>
              </w:rPr>
            </w:pPr>
            <w:r w:rsidRPr="000C031F">
              <w:rPr>
                <w:rFonts w:ascii="Times New Roman" w:hAnsi="Times New Roman"/>
                <w:lang w:eastAsia="ru-RU"/>
              </w:rPr>
              <w:t>Исключить</w:t>
            </w:r>
            <w:r w:rsidR="00C374F3" w:rsidRPr="000C031F">
              <w:rPr>
                <w:rFonts w:ascii="Times New Roman" w:hAnsi="Times New Roman"/>
                <w:lang w:eastAsia="ru-RU"/>
              </w:rPr>
              <w:t xml:space="preserve">\удалить </w:t>
            </w:r>
            <w:r w:rsidRPr="000C031F">
              <w:rPr>
                <w:rFonts w:ascii="Times New Roman" w:hAnsi="Times New Roman"/>
                <w:lang w:eastAsia="ru-RU"/>
              </w:rPr>
              <w:t>параметр</w:t>
            </w:r>
          </w:p>
        </w:tc>
      </w:tr>
    </w:tbl>
    <w:p w14:paraId="336BA24E" w14:textId="06AB18AE" w:rsidR="00D64AFC" w:rsidRPr="000C031F" w:rsidRDefault="00D64AFC" w:rsidP="00407D9C">
      <w:pPr>
        <w:pStyle w:val="a5"/>
        <w:ind w:left="106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color w:val="172B4D"/>
        </w:rPr>
        <w:br/>
      </w:r>
      <w:r w:rsidR="007275A7" w:rsidRPr="000C031F">
        <w:rPr>
          <w:rFonts w:ascii="Times New Roman" w:hAnsi="Times New Roman"/>
          <w:lang w:eastAsia="ru-RU"/>
        </w:rPr>
        <w:t xml:space="preserve">Последовательность </w:t>
      </w:r>
      <w:r w:rsidR="004E1C1F" w:rsidRPr="000C031F">
        <w:rPr>
          <w:rFonts w:ascii="Times New Roman" w:hAnsi="Times New Roman"/>
          <w:lang w:eastAsia="ru-RU"/>
        </w:rPr>
        <w:t xml:space="preserve">выполнения действий и </w:t>
      </w:r>
      <w:r w:rsidR="007275A7" w:rsidRPr="000C031F">
        <w:rPr>
          <w:rFonts w:ascii="Times New Roman" w:hAnsi="Times New Roman"/>
          <w:lang w:eastAsia="ru-RU"/>
        </w:rPr>
        <w:t>контролей:</w:t>
      </w:r>
    </w:p>
    <w:p w14:paraId="2CF836A4" w14:textId="10CABAC0" w:rsidR="00874A09" w:rsidRPr="000C031F" w:rsidRDefault="00874A09" w:rsidP="00771F88">
      <w:pPr>
        <w:pStyle w:val="a5"/>
        <w:numPr>
          <w:ilvl w:val="0"/>
          <w:numId w:val="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Проверить существование в АБС документа по коду </w:t>
      </w:r>
      <w:r w:rsidRPr="000C031F">
        <w:rPr>
          <w:rFonts w:ascii="Times New Roman" w:hAnsi="Times New Roman"/>
          <w:lang w:val="en-US" w:eastAsia="ru-RU"/>
        </w:rPr>
        <w:t>GUON</w:t>
      </w:r>
      <w:r w:rsidR="001149AC" w:rsidRPr="000C031F">
        <w:rPr>
          <w:rFonts w:ascii="Times New Roman" w:hAnsi="Times New Roman"/>
          <w:lang w:eastAsia="ru-RU"/>
        </w:rPr>
        <w:t>.</w:t>
      </w:r>
    </w:p>
    <w:p w14:paraId="5507207B" w14:textId="5DA37D38" w:rsidR="00661BF1" w:rsidRPr="000C031F" w:rsidRDefault="00661BF1" w:rsidP="00661BF1">
      <w:pPr>
        <w:pStyle w:val="a5"/>
        <w:ind w:left="1428"/>
        <w:rPr>
          <w:rFonts w:ascii="Times New Roman" w:hAnsi="Times New Roman"/>
          <w:color w:val="FF0000"/>
          <w:lang w:eastAsia="ru-RU"/>
        </w:rPr>
      </w:pPr>
      <w:r w:rsidRPr="000C031F">
        <w:rPr>
          <w:rFonts w:ascii="Times New Roman" w:hAnsi="Times New Roman"/>
          <w:color w:val="FF0000"/>
          <w:lang w:eastAsia="ru-RU"/>
        </w:rPr>
        <w:t>Исключить в поиске условие по пачке СБП.</w:t>
      </w:r>
    </w:p>
    <w:p w14:paraId="6407AF0C" w14:textId="6AE6B200" w:rsidR="001149AC" w:rsidRPr="000C031F" w:rsidRDefault="001149AC" w:rsidP="00661BF1">
      <w:pPr>
        <w:pStyle w:val="a5"/>
        <w:ind w:left="1428"/>
        <w:rPr>
          <w:rFonts w:ascii="Times New Roman" w:hAnsi="Times New Roman"/>
          <w:color w:val="FF0000"/>
          <w:lang w:eastAsia="ru-RU"/>
        </w:rPr>
      </w:pPr>
      <w:r w:rsidRPr="000C031F">
        <w:rPr>
          <w:rFonts w:ascii="Times New Roman" w:hAnsi="Times New Roman"/>
          <w:color w:val="FF0000"/>
          <w:lang w:eastAsia="ru-RU"/>
        </w:rPr>
        <w:t>В условия поиска включить условия поиска по ФО = **</w:t>
      </w:r>
      <w:proofErr w:type="spellStart"/>
      <w:r w:rsidRPr="000C031F">
        <w:rPr>
          <w:rFonts w:ascii="Times New Roman" w:hAnsi="Times New Roman"/>
          <w:color w:val="FF0000"/>
          <w:lang w:eastAsia="ru-RU"/>
        </w:rPr>
        <w:t>ПлатПор</w:t>
      </w:r>
      <w:proofErr w:type="spellEnd"/>
    </w:p>
    <w:p w14:paraId="6AC69F97" w14:textId="5A184BA0" w:rsidR="00874A09" w:rsidRPr="000C031F" w:rsidRDefault="00874A09" w:rsidP="00874A09">
      <w:pPr>
        <w:pStyle w:val="a5"/>
        <w:ind w:left="1428"/>
        <w:rPr>
          <w:rFonts w:ascii="Times New Roman" w:hAnsi="Times New Roman"/>
          <w:color w:val="FF0000"/>
          <w:lang w:eastAsia="ru-RU"/>
        </w:rPr>
      </w:pPr>
      <w:r w:rsidRPr="000C031F">
        <w:rPr>
          <w:rFonts w:ascii="Times New Roman" w:hAnsi="Times New Roman"/>
          <w:color w:val="FF0000"/>
          <w:lang w:eastAsia="ru-RU"/>
        </w:rPr>
        <w:t xml:space="preserve">Если </w:t>
      </w:r>
      <w:r w:rsidR="000D554F" w:rsidRPr="000C031F">
        <w:rPr>
          <w:rFonts w:ascii="Times New Roman" w:hAnsi="Times New Roman"/>
          <w:color w:val="FF0000"/>
          <w:lang w:eastAsia="ru-RU"/>
        </w:rPr>
        <w:t>найден</w:t>
      </w:r>
      <w:r w:rsidRPr="000C031F">
        <w:rPr>
          <w:rFonts w:ascii="Times New Roman" w:hAnsi="Times New Roman"/>
          <w:color w:val="FF0000"/>
          <w:lang w:eastAsia="ru-RU"/>
        </w:rPr>
        <w:t>, то ошибка, выход из процедуры.</w:t>
      </w:r>
    </w:p>
    <w:p w14:paraId="6DF90E47" w14:textId="63C0CC27" w:rsidR="00874A09" w:rsidRPr="000C031F" w:rsidRDefault="00874A09" w:rsidP="00874A09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Текст ошибки – «Такой документ с </w:t>
      </w:r>
      <w:r w:rsidR="005E4722" w:rsidRPr="000C031F">
        <w:rPr>
          <w:rFonts w:ascii="Times New Roman" w:hAnsi="Times New Roman"/>
          <w:lang w:eastAsia="ru-RU"/>
        </w:rPr>
        <w:t>идентификатор</w:t>
      </w:r>
      <w:r w:rsidR="005E0B08" w:rsidRPr="000C031F">
        <w:rPr>
          <w:rFonts w:ascii="Times New Roman" w:hAnsi="Times New Roman"/>
          <w:lang w:eastAsia="ru-RU"/>
        </w:rPr>
        <w:t>о</w:t>
      </w:r>
      <w:r w:rsidR="005E4722" w:rsidRPr="000C031F">
        <w:rPr>
          <w:rFonts w:ascii="Times New Roman" w:hAnsi="Times New Roman"/>
          <w:lang w:eastAsia="ru-RU"/>
        </w:rPr>
        <w:t>м</w:t>
      </w:r>
      <w:r w:rsidRPr="000C031F">
        <w:rPr>
          <w:rFonts w:ascii="Times New Roman" w:hAnsi="Times New Roman"/>
          <w:lang w:eastAsia="ru-RU"/>
        </w:rPr>
        <w:t xml:space="preserve"> </w:t>
      </w:r>
      <w:r w:rsidR="005E4722" w:rsidRPr="000C031F">
        <w:rPr>
          <w:rFonts w:ascii="Times New Roman" w:hAnsi="Times New Roman"/>
          <w:lang w:eastAsia="ru-RU"/>
        </w:rPr>
        <w:t>ХХХХХХ</w:t>
      </w:r>
      <w:r w:rsidRPr="000C031F">
        <w:rPr>
          <w:rFonts w:ascii="Times New Roman" w:hAnsi="Times New Roman"/>
          <w:lang w:eastAsia="ru-RU"/>
        </w:rPr>
        <w:t xml:space="preserve"> существует в АБС»</w:t>
      </w:r>
    </w:p>
    <w:p w14:paraId="1AEB176C" w14:textId="19B11C08" w:rsidR="003860B1" w:rsidRPr="000C031F" w:rsidRDefault="003860B1" w:rsidP="009700DF">
      <w:pPr>
        <w:pStyle w:val="a5"/>
        <w:numPr>
          <w:ilvl w:val="0"/>
          <w:numId w:val="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Контроль </w:t>
      </w:r>
      <w:r w:rsidR="004C7BCD" w:rsidRPr="000C031F">
        <w:rPr>
          <w:rFonts w:ascii="Times New Roman" w:hAnsi="Times New Roman"/>
          <w:lang w:eastAsia="ru-RU"/>
        </w:rPr>
        <w:t xml:space="preserve">равенства </w:t>
      </w:r>
      <w:r w:rsidRPr="000C031F">
        <w:rPr>
          <w:rFonts w:ascii="Times New Roman" w:hAnsi="Times New Roman"/>
          <w:lang w:eastAsia="ru-RU"/>
        </w:rPr>
        <w:t>значения филиалов.</w:t>
      </w:r>
    </w:p>
    <w:p w14:paraId="79782D49" w14:textId="2CF4BEEE" w:rsidR="004C7BCD" w:rsidRPr="000C031F" w:rsidRDefault="004C7BCD" w:rsidP="009700DF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- филиал,</w:t>
      </w:r>
      <w:r w:rsidR="001863AC" w:rsidRPr="000C031F">
        <w:rPr>
          <w:rFonts w:ascii="Times New Roman" w:hAnsi="Times New Roman"/>
          <w:lang w:eastAsia="ru-RU"/>
        </w:rPr>
        <w:t xml:space="preserve"> переданного </w:t>
      </w:r>
      <w:proofErr w:type="spellStart"/>
      <w:r w:rsidR="001863AC" w:rsidRPr="000C031F">
        <w:rPr>
          <w:rFonts w:ascii="Times New Roman" w:hAnsi="Times New Roman"/>
          <w:lang w:eastAsia="ru-RU"/>
        </w:rPr>
        <w:t>InstitutionID</w:t>
      </w:r>
      <w:proofErr w:type="spellEnd"/>
      <w:r w:rsidR="001863AC" w:rsidRPr="000C031F">
        <w:rPr>
          <w:rFonts w:ascii="Times New Roman" w:hAnsi="Times New Roman"/>
          <w:lang w:eastAsia="ru-RU"/>
        </w:rPr>
        <w:t xml:space="preserve"> клиента</w:t>
      </w:r>
      <w:r w:rsidRPr="000C031F">
        <w:rPr>
          <w:rFonts w:ascii="Times New Roman" w:hAnsi="Times New Roman"/>
          <w:lang w:eastAsia="ru-RU"/>
        </w:rPr>
        <w:t xml:space="preserve"> (карточки клиента)</w:t>
      </w:r>
      <w:r w:rsidR="003860B1" w:rsidRPr="000C031F">
        <w:rPr>
          <w:rFonts w:ascii="Times New Roman" w:hAnsi="Times New Roman"/>
          <w:lang w:eastAsia="ru-RU"/>
        </w:rPr>
        <w:t>,</w:t>
      </w:r>
    </w:p>
    <w:p w14:paraId="4C1D59FF" w14:textId="1EC98446" w:rsidR="001863AC" w:rsidRPr="000C031F" w:rsidRDefault="004C7BCD" w:rsidP="009700DF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- филиал, </w:t>
      </w:r>
      <w:r w:rsidR="001863AC" w:rsidRPr="000C031F">
        <w:rPr>
          <w:rFonts w:ascii="Times New Roman" w:hAnsi="Times New Roman"/>
          <w:lang w:eastAsia="ru-RU"/>
        </w:rPr>
        <w:t xml:space="preserve">переданного </w:t>
      </w:r>
      <w:proofErr w:type="spellStart"/>
      <w:r w:rsidRPr="000C031F">
        <w:rPr>
          <w:rFonts w:ascii="Times New Roman" w:hAnsi="Times New Roman"/>
          <w:lang w:val="en-US" w:eastAsia="ru-RU"/>
        </w:rPr>
        <w:t>BicOut</w:t>
      </w:r>
      <w:proofErr w:type="spellEnd"/>
    </w:p>
    <w:p w14:paraId="2C11B1E3" w14:textId="54F80C77" w:rsidR="004C7BCD" w:rsidRPr="000C031F" w:rsidRDefault="004C7BCD" w:rsidP="009700DF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- филиал Счета клиента (счет кредит)</w:t>
      </w:r>
    </w:p>
    <w:p w14:paraId="6910FF41" w14:textId="111BFA47" w:rsidR="001863AC" w:rsidRPr="000C031F" w:rsidRDefault="001863AC" w:rsidP="009700DF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Если равны, то ОК.</w:t>
      </w:r>
    </w:p>
    <w:p w14:paraId="4CEE2632" w14:textId="77777777" w:rsidR="003860B1" w:rsidRPr="000C031F" w:rsidRDefault="003860B1" w:rsidP="003860B1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Если нет, то ошибка, выход из процедуры. </w:t>
      </w:r>
    </w:p>
    <w:p w14:paraId="5B96F999" w14:textId="0C196E8A" w:rsidR="00BB34B7" w:rsidRPr="000C031F" w:rsidRDefault="003860B1" w:rsidP="00345A75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Текст ошибки – «Филиал</w:t>
      </w:r>
      <w:r w:rsidR="004C7BCD" w:rsidRPr="000C031F">
        <w:rPr>
          <w:rFonts w:ascii="Times New Roman" w:hAnsi="Times New Roman"/>
          <w:lang w:eastAsia="ru-RU"/>
        </w:rPr>
        <w:t xml:space="preserve">ы </w:t>
      </w:r>
      <w:r w:rsidRPr="000C031F">
        <w:rPr>
          <w:rFonts w:ascii="Times New Roman" w:hAnsi="Times New Roman"/>
          <w:lang w:eastAsia="ru-RU"/>
        </w:rPr>
        <w:t>Клиента</w:t>
      </w:r>
      <w:r w:rsidR="004C7BCD" w:rsidRPr="000C031F">
        <w:rPr>
          <w:rFonts w:ascii="Times New Roman" w:hAnsi="Times New Roman"/>
          <w:lang w:eastAsia="ru-RU"/>
        </w:rPr>
        <w:t>\БИК\Счет</w:t>
      </w:r>
      <w:r w:rsidRPr="000C031F">
        <w:rPr>
          <w:rFonts w:ascii="Times New Roman" w:hAnsi="Times New Roman"/>
          <w:lang w:eastAsia="ru-RU"/>
        </w:rPr>
        <w:t xml:space="preserve"> не </w:t>
      </w:r>
      <w:r w:rsidR="004C7BCD" w:rsidRPr="000C031F">
        <w:rPr>
          <w:rFonts w:ascii="Times New Roman" w:hAnsi="Times New Roman"/>
          <w:lang w:eastAsia="ru-RU"/>
        </w:rPr>
        <w:t>равны</w:t>
      </w:r>
      <w:r w:rsidRPr="000C031F">
        <w:rPr>
          <w:rFonts w:ascii="Times New Roman" w:hAnsi="Times New Roman"/>
          <w:lang w:eastAsia="ru-RU"/>
        </w:rPr>
        <w:t>!</w:t>
      </w:r>
      <w:r w:rsidR="00142B15" w:rsidRPr="000C031F">
        <w:rPr>
          <w:rFonts w:ascii="Times New Roman" w:hAnsi="Times New Roman"/>
          <w:lang w:eastAsia="ru-RU"/>
        </w:rPr>
        <w:t xml:space="preserve"> Техническая ошибка. Обратитесь офис банка.</w:t>
      </w:r>
      <w:r w:rsidR="0080474E" w:rsidRPr="000C031F">
        <w:rPr>
          <w:rFonts w:ascii="Times New Roman" w:hAnsi="Times New Roman"/>
          <w:lang w:eastAsia="ru-RU"/>
        </w:rPr>
        <w:t>»</w:t>
      </w:r>
    </w:p>
    <w:p w14:paraId="6DD08E0E" w14:textId="549A3698" w:rsidR="00EE6CBA" w:rsidRPr="000C031F" w:rsidRDefault="00EE6CBA" w:rsidP="00771F88">
      <w:pPr>
        <w:pStyle w:val="a5"/>
        <w:numPr>
          <w:ilvl w:val="0"/>
          <w:numId w:val="4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 xml:space="preserve">Контроль </w:t>
      </w:r>
      <w:r w:rsidR="00E9708E" w:rsidRPr="000C031F">
        <w:rPr>
          <w:rFonts w:ascii="Times New Roman" w:hAnsi="Times New Roman"/>
        </w:rPr>
        <w:t xml:space="preserve">балансовых </w:t>
      </w:r>
      <w:r w:rsidRPr="000C031F">
        <w:rPr>
          <w:rFonts w:ascii="Times New Roman" w:hAnsi="Times New Roman"/>
        </w:rPr>
        <w:t>счетов:</w:t>
      </w:r>
    </w:p>
    <w:p w14:paraId="3FD5FC93" w14:textId="13B0FE2D" w:rsidR="00EE6CBA" w:rsidRPr="000C031F" w:rsidRDefault="00A077A0" w:rsidP="00EE6CBA">
      <w:pPr>
        <w:pStyle w:val="a5"/>
        <w:ind w:left="1428"/>
        <w:rPr>
          <w:rFonts w:ascii="Times New Roman" w:hAnsi="Times New Roman"/>
        </w:rPr>
      </w:pPr>
      <w:r w:rsidRPr="000C031F">
        <w:rPr>
          <w:rFonts w:ascii="Times New Roman" w:hAnsi="Times New Roman"/>
        </w:rPr>
        <w:t xml:space="preserve">Перечень балансовых счетов ЮЛ и </w:t>
      </w:r>
      <w:hyperlink w:anchor="КонтрольБалансовыхСчетов" w:history="1">
        <w:r w:rsidR="00EE6CBA" w:rsidRPr="000C031F">
          <w:rPr>
            <w:rStyle w:val="af1"/>
            <w:rFonts w:ascii="Times New Roman" w:hAnsi="Times New Roman"/>
          </w:rPr>
          <w:t>ФЛ – текущие счета, карточные счета, ЭДС</w:t>
        </w:r>
      </w:hyperlink>
    </w:p>
    <w:p w14:paraId="46CE29FA" w14:textId="00EBEA3C" w:rsidR="0083624D" w:rsidRPr="000C031F" w:rsidRDefault="0083624D" w:rsidP="00771F88">
      <w:pPr>
        <w:pStyle w:val="a5"/>
        <w:numPr>
          <w:ilvl w:val="0"/>
          <w:numId w:val="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Контроль лицевых счетов по дебету и кредиту:</w:t>
      </w:r>
    </w:p>
    <w:p w14:paraId="6224738E" w14:textId="5B3ED7FE" w:rsidR="00F92038" w:rsidRPr="000C031F" w:rsidRDefault="00F92038" w:rsidP="00F92038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- выполнить проверку, что счет открыт</w:t>
      </w:r>
      <w:r w:rsidR="00E276F4" w:rsidRPr="000C031F">
        <w:rPr>
          <w:rFonts w:ascii="Times New Roman" w:hAnsi="Times New Roman"/>
          <w:lang w:eastAsia="ru-RU"/>
        </w:rPr>
        <w:t>(</w:t>
      </w:r>
      <w:proofErr w:type="spellStart"/>
      <w:r w:rsidR="00E276F4" w:rsidRPr="000C031F">
        <w:rPr>
          <w:rFonts w:ascii="Times New Roman" w:hAnsi="Times New Roman"/>
          <w:lang w:val="en-US" w:eastAsia="ru-RU"/>
        </w:rPr>
        <w:t>DateStart</w:t>
      </w:r>
      <w:proofErr w:type="spellEnd"/>
      <w:r w:rsidR="00E276F4" w:rsidRPr="000C031F">
        <w:rPr>
          <w:rFonts w:ascii="Times New Roman" w:hAnsi="Times New Roman"/>
          <w:lang w:eastAsia="ru-RU"/>
        </w:rPr>
        <w:t>)</w:t>
      </w:r>
      <w:r w:rsidRPr="000C031F">
        <w:rPr>
          <w:rFonts w:ascii="Times New Roman" w:hAnsi="Times New Roman"/>
          <w:lang w:eastAsia="ru-RU"/>
        </w:rPr>
        <w:t xml:space="preserve"> на дату операции</w:t>
      </w:r>
      <w:r w:rsidR="00E276F4" w:rsidRPr="000C031F">
        <w:rPr>
          <w:rFonts w:ascii="Times New Roman" w:hAnsi="Times New Roman"/>
          <w:lang w:eastAsia="ru-RU"/>
        </w:rPr>
        <w:t>(</w:t>
      </w:r>
      <w:proofErr w:type="spellStart"/>
      <w:proofErr w:type="gramStart"/>
      <w:r w:rsidR="00E276F4" w:rsidRPr="000C031F">
        <w:rPr>
          <w:rFonts w:ascii="Times New Roman" w:hAnsi="Times New Roman"/>
          <w:lang w:val="en-US" w:eastAsia="ru-RU"/>
        </w:rPr>
        <w:t>getdate</w:t>
      </w:r>
      <w:proofErr w:type="spellEnd"/>
      <w:r w:rsidR="00E276F4" w:rsidRPr="000C031F">
        <w:rPr>
          <w:rFonts w:ascii="Times New Roman" w:hAnsi="Times New Roman"/>
          <w:lang w:eastAsia="ru-RU"/>
        </w:rPr>
        <w:t>(</w:t>
      </w:r>
      <w:proofErr w:type="gramEnd"/>
      <w:r w:rsidR="00E276F4" w:rsidRPr="000C031F">
        <w:rPr>
          <w:rFonts w:ascii="Times New Roman" w:hAnsi="Times New Roman"/>
          <w:lang w:eastAsia="ru-RU"/>
        </w:rPr>
        <w:t>))</w:t>
      </w:r>
    </w:p>
    <w:p w14:paraId="045D5F45" w14:textId="77777777" w:rsidR="002469AA" w:rsidRPr="000C031F" w:rsidRDefault="002469AA" w:rsidP="002469AA">
      <w:pPr>
        <w:pStyle w:val="a5"/>
        <w:ind w:left="1428"/>
        <w:rPr>
          <w:rFonts w:ascii="Times New Roman" w:hAnsi="Times New Roman"/>
        </w:rPr>
      </w:pPr>
      <w:r w:rsidRPr="000C031F">
        <w:rPr>
          <w:rFonts w:ascii="Times New Roman" w:hAnsi="Times New Roman"/>
        </w:rPr>
        <w:t>Если ошибка, то:</w:t>
      </w:r>
    </w:p>
    <w:p w14:paraId="0D1C7CE9" w14:textId="77777777" w:rsidR="002469AA" w:rsidRPr="000C031F" w:rsidRDefault="002469AA" w:rsidP="00920602">
      <w:pPr>
        <w:pStyle w:val="a5"/>
        <w:numPr>
          <w:ilvl w:val="0"/>
          <w:numId w:val="7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>код ХХХХХ ошибки,</w:t>
      </w:r>
    </w:p>
    <w:p w14:paraId="18F0BBE2" w14:textId="3CC21B9E" w:rsidR="002469AA" w:rsidRPr="000C031F" w:rsidRDefault="002469AA" w:rsidP="00920602">
      <w:pPr>
        <w:pStyle w:val="a5"/>
        <w:numPr>
          <w:ilvl w:val="0"/>
          <w:numId w:val="7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>текст ошибки «Счет ХХХХХ.ХХХ.Х.ХХХХ.ХХХХХХХ (</w:t>
      </w:r>
      <w:proofErr w:type="spellStart"/>
      <w:r w:rsidRPr="000C031F">
        <w:rPr>
          <w:rFonts w:ascii="Times New Roman" w:hAnsi="Times New Roman"/>
        </w:rPr>
        <w:t>л.с</w:t>
      </w:r>
      <w:proofErr w:type="spellEnd"/>
      <w:r w:rsidRPr="000C031F">
        <w:rPr>
          <w:rFonts w:ascii="Times New Roman" w:hAnsi="Times New Roman"/>
        </w:rPr>
        <w:t>. 20 знаков с разделителем точка) закрыт на дату операции»</w:t>
      </w:r>
    </w:p>
    <w:p w14:paraId="7C8DAA4D" w14:textId="456805C5" w:rsidR="00A077A0" w:rsidRPr="000C031F" w:rsidRDefault="002469AA" w:rsidP="00920602">
      <w:pPr>
        <w:pStyle w:val="a5"/>
        <w:numPr>
          <w:ilvl w:val="0"/>
          <w:numId w:val="7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lastRenderedPageBreak/>
        <w:t>выход из процедуры.</w:t>
      </w:r>
    </w:p>
    <w:p w14:paraId="50E838A4" w14:textId="77777777" w:rsidR="00A077A0" w:rsidRPr="000C031F" w:rsidRDefault="00A077A0" w:rsidP="00F92038">
      <w:pPr>
        <w:pStyle w:val="a5"/>
        <w:ind w:left="1428"/>
        <w:rPr>
          <w:rFonts w:ascii="Times New Roman" w:hAnsi="Times New Roman"/>
          <w:lang w:eastAsia="ru-RU"/>
        </w:rPr>
      </w:pPr>
    </w:p>
    <w:p w14:paraId="6D9CA6F8" w14:textId="235BB54E" w:rsidR="007275A7" w:rsidRPr="000C031F" w:rsidRDefault="0084531E" w:rsidP="00771F88">
      <w:pPr>
        <w:pStyle w:val="a5"/>
        <w:numPr>
          <w:ilvl w:val="0"/>
          <w:numId w:val="4"/>
        </w:numPr>
        <w:rPr>
          <w:rFonts w:ascii="Arial" w:hAnsi="Arial" w:cs="Arial"/>
          <w:sz w:val="20"/>
          <w:szCs w:val="20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Контроль </w:t>
      </w:r>
      <w:proofErr w:type="gramStart"/>
      <w:r w:rsidRPr="000C031F">
        <w:rPr>
          <w:rFonts w:ascii="Times New Roman" w:hAnsi="Times New Roman"/>
          <w:lang w:eastAsia="ru-RU"/>
        </w:rPr>
        <w:t>с</w:t>
      </w:r>
      <w:r w:rsidR="007275A7" w:rsidRPr="000C031F">
        <w:rPr>
          <w:rFonts w:ascii="Times New Roman" w:hAnsi="Times New Roman"/>
          <w:lang w:eastAsia="ru-RU"/>
        </w:rPr>
        <w:t>оответстви</w:t>
      </w:r>
      <w:r w:rsidRPr="000C031F">
        <w:rPr>
          <w:rFonts w:ascii="Times New Roman" w:hAnsi="Times New Roman"/>
          <w:lang w:eastAsia="ru-RU"/>
        </w:rPr>
        <w:t>я</w:t>
      </w:r>
      <w:proofErr w:type="gramEnd"/>
      <w:r w:rsidR="007275A7" w:rsidRPr="000C031F">
        <w:rPr>
          <w:rFonts w:ascii="Times New Roman" w:hAnsi="Times New Roman"/>
          <w:lang w:eastAsia="ru-RU"/>
        </w:rPr>
        <w:t xml:space="preserve"> </w:t>
      </w:r>
      <w:r w:rsidRPr="000C031F">
        <w:rPr>
          <w:rFonts w:ascii="Times New Roman" w:hAnsi="Times New Roman"/>
          <w:lang w:eastAsia="ru-RU"/>
        </w:rPr>
        <w:t xml:space="preserve">переданного </w:t>
      </w:r>
      <w:proofErr w:type="spellStart"/>
      <w:r w:rsidR="007275A7" w:rsidRPr="000C031F">
        <w:rPr>
          <w:rFonts w:ascii="Times New Roman" w:hAnsi="Times New Roman"/>
          <w:lang w:val="en-US" w:eastAsia="ru-RU"/>
        </w:rPr>
        <w:t>InstitutionID</w:t>
      </w:r>
      <w:proofErr w:type="spellEnd"/>
      <w:r w:rsidR="007275A7" w:rsidRPr="000C031F">
        <w:rPr>
          <w:rFonts w:ascii="Times New Roman" w:hAnsi="Times New Roman"/>
          <w:lang w:eastAsia="ru-RU"/>
        </w:rPr>
        <w:t xml:space="preserve"> </w:t>
      </w:r>
      <w:r w:rsidRPr="000C031F">
        <w:rPr>
          <w:rFonts w:ascii="Times New Roman" w:hAnsi="Times New Roman"/>
          <w:lang w:eastAsia="ru-RU"/>
        </w:rPr>
        <w:t xml:space="preserve">клиента </w:t>
      </w:r>
      <w:r w:rsidR="007275A7" w:rsidRPr="000C031F">
        <w:rPr>
          <w:rFonts w:ascii="Times New Roman" w:hAnsi="Times New Roman"/>
          <w:lang w:eastAsia="ru-RU"/>
        </w:rPr>
        <w:t xml:space="preserve">и </w:t>
      </w:r>
      <w:proofErr w:type="spellStart"/>
      <w:r w:rsidR="007275A7" w:rsidRPr="000C031F">
        <w:rPr>
          <w:rFonts w:ascii="Times New Roman" w:hAnsi="Times New Roman"/>
          <w:lang w:val="en-US" w:eastAsia="ru-RU"/>
        </w:rPr>
        <w:t>tResource</w:t>
      </w:r>
      <w:proofErr w:type="spellEnd"/>
      <w:r w:rsidR="007275A7" w:rsidRPr="000C031F">
        <w:rPr>
          <w:rFonts w:ascii="Times New Roman" w:hAnsi="Times New Roman"/>
          <w:lang w:eastAsia="ru-RU"/>
        </w:rPr>
        <w:t>.</w:t>
      </w:r>
      <w:proofErr w:type="spellStart"/>
      <w:r w:rsidR="00184BF0" w:rsidRPr="000C031F">
        <w:rPr>
          <w:rFonts w:ascii="Times New Roman" w:hAnsi="Times New Roman"/>
          <w:lang w:val="en-US" w:eastAsia="ru-RU"/>
        </w:rPr>
        <w:t>InstOw</w:t>
      </w:r>
      <w:r w:rsidR="007275A7" w:rsidRPr="000C031F">
        <w:rPr>
          <w:rFonts w:ascii="Times New Roman" w:hAnsi="Times New Roman"/>
          <w:lang w:val="en-US" w:eastAsia="ru-RU"/>
        </w:rPr>
        <w:t>n</w:t>
      </w:r>
      <w:r w:rsidR="00184BF0" w:rsidRPr="000C031F">
        <w:rPr>
          <w:rFonts w:ascii="Times New Roman" w:hAnsi="Times New Roman"/>
          <w:lang w:val="en-US" w:eastAsia="ru-RU"/>
        </w:rPr>
        <w:t>e</w:t>
      </w:r>
      <w:r w:rsidR="007275A7" w:rsidRPr="000C031F">
        <w:rPr>
          <w:rFonts w:ascii="Times New Roman" w:hAnsi="Times New Roman"/>
          <w:lang w:val="en-US" w:eastAsia="ru-RU"/>
        </w:rPr>
        <w:t>rID</w:t>
      </w:r>
      <w:proofErr w:type="spellEnd"/>
      <w:r w:rsidR="007275A7" w:rsidRPr="000C031F">
        <w:rPr>
          <w:rFonts w:ascii="Times New Roman" w:hAnsi="Times New Roman"/>
          <w:lang w:eastAsia="ru-RU"/>
        </w:rPr>
        <w:t xml:space="preserve"> счета по </w:t>
      </w:r>
      <w:r w:rsidR="00172FF3" w:rsidRPr="000C031F">
        <w:rPr>
          <w:rFonts w:ascii="Times New Roman" w:hAnsi="Times New Roman"/>
          <w:lang w:eastAsia="ru-RU"/>
        </w:rPr>
        <w:t>кредиту</w:t>
      </w:r>
    </w:p>
    <w:p w14:paraId="693DC073" w14:textId="4FA3FADE" w:rsidR="007275A7" w:rsidRPr="000C031F" w:rsidRDefault="007275A7" w:rsidP="007275A7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Если нет, то ошибка</w:t>
      </w:r>
      <w:r w:rsidR="000D10F5" w:rsidRPr="000C031F">
        <w:rPr>
          <w:rFonts w:ascii="Times New Roman" w:hAnsi="Times New Roman"/>
          <w:lang w:eastAsia="ru-RU"/>
        </w:rPr>
        <w:t>. Выход из процедуры.</w:t>
      </w:r>
    </w:p>
    <w:p w14:paraId="60DBEB51" w14:textId="208D55D3" w:rsidR="00AE16DA" w:rsidRPr="000C031F" w:rsidRDefault="00AE16DA" w:rsidP="007275A7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Текст ошибки – «Клиент по операции не является владельцем счета по </w:t>
      </w:r>
      <w:r w:rsidR="0011529B" w:rsidRPr="000C031F">
        <w:rPr>
          <w:rFonts w:ascii="Times New Roman" w:hAnsi="Times New Roman"/>
          <w:lang w:eastAsia="ru-RU"/>
        </w:rPr>
        <w:t>кредиту</w:t>
      </w:r>
      <w:r w:rsidRPr="000C031F">
        <w:rPr>
          <w:rFonts w:ascii="Times New Roman" w:hAnsi="Times New Roman"/>
          <w:lang w:eastAsia="ru-RU"/>
        </w:rPr>
        <w:t>»</w:t>
      </w:r>
    </w:p>
    <w:p w14:paraId="6D229231" w14:textId="77777777" w:rsidR="005A0DA9" w:rsidRPr="000C031F" w:rsidRDefault="005A0DA9" w:rsidP="005A0DA9">
      <w:pPr>
        <w:pStyle w:val="a5"/>
        <w:numPr>
          <w:ilvl w:val="0"/>
          <w:numId w:val="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Выполнить контроль блокировки Счета клиента на наличие блокировки операций по кредиту.</w:t>
      </w:r>
    </w:p>
    <w:p w14:paraId="5DC73823" w14:textId="77777777" w:rsidR="001D66C3" w:rsidRPr="000C031F" w:rsidRDefault="001D66C3" w:rsidP="00D55A56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Если есть блокировка, то:</w:t>
      </w:r>
    </w:p>
    <w:p w14:paraId="4CAEF2BB" w14:textId="77777777" w:rsidR="001D66C3" w:rsidRPr="000C031F" w:rsidRDefault="00F85A98" w:rsidP="00920602">
      <w:pPr>
        <w:pStyle w:val="a5"/>
        <w:numPr>
          <w:ilvl w:val="0"/>
          <w:numId w:val="1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Код ошибки ХХХХХ.</w:t>
      </w:r>
    </w:p>
    <w:p w14:paraId="1C965479" w14:textId="2A00CF69" w:rsidR="00D55A56" w:rsidRPr="000C031F" w:rsidRDefault="00D55A56" w:rsidP="00920602">
      <w:pPr>
        <w:pStyle w:val="a5"/>
        <w:numPr>
          <w:ilvl w:val="0"/>
          <w:numId w:val="1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 xml:space="preserve">Текст ошибки – «Счет </w:t>
      </w:r>
      <w:r w:rsidR="001D66C3" w:rsidRPr="000C031F">
        <w:rPr>
          <w:rFonts w:ascii="Times New Roman" w:hAnsi="Times New Roman"/>
        </w:rPr>
        <w:t>ХХХХХ.ХХХ.Х.ХХХХ.ХХХХХХХ (</w:t>
      </w:r>
      <w:proofErr w:type="spellStart"/>
      <w:r w:rsidR="001D66C3" w:rsidRPr="000C031F">
        <w:rPr>
          <w:rFonts w:ascii="Times New Roman" w:hAnsi="Times New Roman"/>
        </w:rPr>
        <w:t>л.с</w:t>
      </w:r>
      <w:proofErr w:type="spellEnd"/>
      <w:r w:rsidR="001D66C3" w:rsidRPr="000C031F">
        <w:rPr>
          <w:rFonts w:ascii="Times New Roman" w:hAnsi="Times New Roman"/>
        </w:rPr>
        <w:t>. 20 знаков с разделителем точка)</w:t>
      </w:r>
      <w:r w:rsidRPr="000C031F">
        <w:rPr>
          <w:rFonts w:ascii="Times New Roman" w:hAnsi="Times New Roman"/>
          <w:lang w:eastAsia="ru-RU"/>
        </w:rPr>
        <w:t xml:space="preserve"> – блокированы операции по кредиту»</w:t>
      </w:r>
    </w:p>
    <w:p w14:paraId="589745CC" w14:textId="77777777" w:rsidR="001D66C3" w:rsidRPr="000C031F" w:rsidRDefault="001D66C3" w:rsidP="00920602">
      <w:pPr>
        <w:pStyle w:val="a5"/>
        <w:numPr>
          <w:ilvl w:val="0"/>
          <w:numId w:val="14"/>
        </w:numPr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Выход из процедуры.</w:t>
      </w:r>
    </w:p>
    <w:p w14:paraId="46A4D239" w14:textId="600416F5" w:rsidR="0080474E" w:rsidRPr="000C031F" w:rsidRDefault="005A0DA9" w:rsidP="002306DA">
      <w:pPr>
        <w:pStyle w:val="a5"/>
        <w:ind w:left="1428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lang w:eastAsia="ru-RU"/>
        </w:rPr>
        <w:t>Если блокировки по кредиту нет, то формируем ПП</w:t>
      </w:r>
    </w:p>
    <w:p w14:paraId="3B707C76" w14:textId="307AC30F" w:rsidR="007E086E" w:rsidRPr="000C031F" w:rsidRDefault="00D55FE0" w:rsidP="00771F88">
      <w:pPr>
        <w:pStyle w:val="a5"/>
        <w:numPr>
          <w:ilvl w:val="0"/>
          <w:numId w:val="4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>Формируем документ</w:t>
      </w:r>
      <w:r w:rsidR="0080474E" w:rsidRPr="000C031F">
        <w:rPr>
          <w:rFonts w:ascii="Times New Roman" w:hAnsi="Times New Roman"/>
        </w:rPr>
        <w:t>(ы)</w:t>
      </w:r>
      <w:r w:rsidR="007E086E" w:rsidRPr="000C031F">
        <w:rPr>
          <w:rFonts w:ascii="Times New Roman" w:hAnsi="Times New Roman"/>
        </w:rPr>
        <w:t>:</w:t>
      </w:r>
    </w:p>
    <w:p w14:paraId="30906D4C" w14:textId="239F8D07" w:rsidR="007E086E" w:rsidRPr="000C031F" w:rsidRDefault="00D55FE0" w:rsidP="00920602">
      <w:pPr>
        <w:pStyle w:val="a5"/>
        <w:numPr>
          <w:ilvl w:val="1"/>
          <w:numId w:val="6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>ФО «**</w:t>
      </w:r>
      <w:proofErr w:type="spellStart"/>
      <w:r w:rsidRPr="000C031F">
        <w:rPr>
          <w:rFonts w:ascii="Times New Roman" w:hAnsi="Times New Roman"/>
        </w:rPr>
        <w:t>ПлатПор</w:t>
      </w:r>
      <w:proofErr w:type="spellEnd"/>
      <w:r w:rsidRPr="000C031F">
        <w:rPr>
          <w:rFonts w:ascii="Times New Roman" w:hAnsi="Times New Roman"/>
        </w:rPr>
        <w:t>»</w:t>
      </w:r>
    </w:p>
    <w:p w14:paraId="3AF21D49" w14:textId="48BB1F2A" w:rsidR="009848C1" w:rsidRPr="000C031F" w:rsidRDefault="009848C1" w:rsidP="00920602">
      <w:pPr>
        <w:pStyle w:val="a5"/>
        <w:numPr>
          <w:ilvl w:val="1"/>
          <w:numId w:val="6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 xml:space="preserve">При создании ПП в состоянии «Введен», далее отрабатывает </w:t>
      </w:r>
      <w:proofErr w:type="spellStart"/>
      <w:r w:rsidRPr="000C031F">
        <w:rPr>
          <w:rFonts w:ascii="Times New Roman" w:hAnsi="Times New Roman"/>
        </w:rPr>
        <w:t>диспатч</w:t>
      </w:r>
      <w:proofErr w:type="spellEnd"/>
      <w:r w:rsidRPr="000C031F">
        <w:rPr>
          <w:rFonts w:ascii="Times New Roman" w:hAnsi="Times New Roman"/>
        </w:rPr>
        <w:t xml:space="preserve"> движения по состояниям.</w:t>
      </w:r>
    </w:p>
    <w:p w14:paraId="56AA5255" w14:textId="71C18F54" w:rsidR="007E086E" w:rsidRPr="000C031F" w:rsidRDefault="009848C1" w:rsidP="00920602">
      <w:pPr>
        <w:pStyle w:val="a5"/>
        <w:numPr>
          <w:ilvl w:val="2"/>
          <w:numId w:val="9"/>
        </w:numPr>
        <w:rPr>
          <w:rFonts w:ascii="Times New Roman" w:hAnsi="Times New Roman"/>
        </w:rPr>
      </w:pPr>
      <w:r w:rsidRPr="000C031F">
        <w:rPr>
          <w:rFonts w:ascii="Times New Roman" w:hAnsi="Times New Roman"/>
          <w:lang w:eastAsia="ru-RU"/>
        </w:rPr>
        <w:t xml:space="preserve">Если клиент ГО, то ПП переводится автоматически </w:t>
      </w:r>
      <w:r w:rsidR="001100DF" w:rsidRPr="000C031F">
        <w:rPr>
          <w:rFonts w:ascii="Times New Roman" w:hAnsi="Times New Roman"/>
          <w:lang w:eastAsia="ru-RU"/>
        </w:rPr>
        <w:t>документ в состояние «</w:t>
      </w:r>
      <w:r w:rsidR="00F14900" w:rsidRPr="000C031F">
        <w:rPr>
          <w:rFonts w:ascii="Times New Roman" w:hAnsi="Times New Roman"/>
          <w:b/>
        </w:rPr>
        <w:t>Приход по к/с</w:t>
      </w:r>
      <w:r w:rsidR="001100DF" w:rsidRPr="000C031F">
        <w:rPr>
          <w:rFonts w:ascii="Times New Roman" w:hAnsi="Times New Roman"/>
          <w:lang w:eastAsia="ru-RU"/>
        </w:rPr>
        <w:t>»</w:t>
      </w:r>
    </w:p>
    <w:p w14:paraId="29A49050" w14:textId="6525A7ED" w:rsidR="004C6117" w:rsidRPr="000C031F" w:rsidRDefault="004C6117" w:rsidP="004C6117">
      <w:pPr>
        <w:pStyle w:val="a5"/>
        <w:ind w:left="2868"/>
        <w:rPr>
          <w:rFonts w:ascii="Times New Roman" w:hAnsi="Times New Roman"/>
        </w:rPr>
      </w:pPr>
      <w:r w:rsidRPr="000C031F">
        <w:rPr>
          <w:rFonts w:ascii="Times New Roman" w:hAnsi="Times New Roman"/>
          <w:lang w:eastAsia="ru-RU"/>
        </w:rPr>
        <w:t>Дебет 47423810 (ЦР) – Кредит Счет клиента</w:t>
      </w:r>
    </w:p>
    <w:p w14:paraId="7C015787" w14:textId="77777777" w:rsidR="006C1E0C" w:rsidRPr="000C031F" w:rsidRDefault="009848C1" w:rsidP="00920602">
      <w:pPr>
        <w:pStyle w:val="a5"/>
        <w:numPr>
          <w:ilvl w:val="2"/>
          <w:numId w:val="9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>Если клиент филиала, то</w:t>
      </w:r>
      <w:r w:rsidR="006C1E0C" w:rsidRPr="000C031F">
        <w:rPr>
          <w:rFonts w:ascii="Times New Roman" w:hAnsi="Times New Roman"/>
        </w:rPr>
        <w:t>:</w:t>
      </w:r>
    </w:p>
    <w:p w14:paraId="3DDC51F8" w14:textId="6DC7DEDB" w:rsidR="009848C1" w:rsidRPr="000C031F" w:rsidRDefault="009848C1" w:rsidP="00920602">
      <w:pPr>
        <w:pStyle w:val="a5"/>
        <w:numPr>
          <w:ilvl w:val="4"/>
          <w:numId w:val="13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>ПП</w:t>
      </w:r>
      <w:r w:rsidR="003D3444" w:rsidRPr="000C031F">
        <w:rPr>
          <w:rFonts w:ascii="Times New Roman" w:hAnsi="Times New Roman"/>
        </w:rPr>
        <w:t xml:space="preserve"> </w:t>
      </w:r>
      <w:r w:rsidRPr="000C031F">
        <w:rPr>
          <w:rFonts w:ascii="Times New Roman" w:hAnsi="Times New Roman"/>
        </w:rPr>
        <w:t xml:space="preserve">в ГО </w:t>
      </w:r>
      <w:r w:rsidR="00EA443F" w:rsidRPr="000C031F">
        <w:rPr>
          <w:rFonts w:ascii="Times New Roman" w:hAnsi="Times New Roman"/>
        </w:rPr>
        <w:t xml:space="preserve">(родительский документ) </w:t>
      </w:r>
      <w:r w:rsidRPr="000C031F">
        <w:rPr>
          <w:rFonts w:ascii="Times New Roman" w:hAnsi="Times New Roman"/>
        </w:rPr>
        <w:t>и Филиале автоматически переводятся в состояние «</w:t>
      </w:r>
      <w:r w:rsidRPr="000C031F">
        <w:rPr>
          <w:rFonts w:ascii="Times New Roman" w:hAnsi="Times New Roman"/>
          <w:b/>
        </w:rPr>
        <w:t>Приход по к/с</w:t>
      </w:r>
      <w:r w:rsidRPr="000C031F">
        <w:rPr>
          <w:rFonts w:ascii="Times New Roman" w:hAnsi="Times New Roman"/>
        </w:rPr>
        <w:t>»</w:t>
      </w:r>
    </w:p>
    <w:p w14:paraId="47A064CC" w14:textId="1959C568" w:rsidR="00B62AAA" w:rsidRPr="000C031F" w:rsidRDefault="008068E6" w:rsidP="00091E2A">
      <w:pPr>
        <w:pStyle w:val="a5"/>
        <w:ind w:left="4308"/>
        <w:rPr>
          <w:rFonts w:ascii="Times New Roman" w:hAnsi="Times New Roman"/>
        </w:rPr>
      </w:pPr>
      <w:r w:rsidRPr="000C031F">
        <w:rPr>
          <w:rFonts w:ascii="Times New Roman" w:hAnsi="Times New Roman"/>
          <w:color w:val="172B4D"/>
        </w:rPr>
        <w:t>Дебет 47423810 (</w:t>
      </w:r>
      <w:proofErr w:type="gramStart"/>
      <w:r w:rsidRPr="000C031F">
        <w:rPr>
          <w:rFonts w:ascii="Times New Roman" w:hAnsi="Times New Roman"/>
          <w:color w:val="172B4D"/>
        </w:rPr>
        <w:t>ЦР)  –</w:t>
      </w:r>
      <w:proofErr w:type="gramEnd"/>
      <w:r w:rsidRPr="000C031F">
        <w:rPr>
          <w:rFonts w:ascii="Times New Roman" w:hAnsi="Times New Roman"/>
          <w:color w:val="172B4D"/>
        </w:rPr>
        <w:t xml:space="preserve"> Кредит 30301810</w:t>
      </w:r>
    </w:p>
    <w:p w14:paraId="08066550" w14:textId="6D17C466" w:rsidR="00377BA0" w:rsidRPr="000C031F" w:rsidRDefault="00B62AAA" w:rsidP="00920602">
      <w:pPr>
        <w:pStyle w:val="a5"/>
        <w:numPr>
          <w:ilvl w:val="4"/>
          <w:numId w:val="13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 xml:space="preserve">Затем создаем </w:t>
      </w:r>
      <w:r w:rsidR="00377BA0" w:rsidRPr="000C031F">
        <w:rPr>
          <w:rFonts w:ascii="Times New Roman" w:hAnsi="Times New Roman"/>
        </w:rPr>
        <w:t>ПП</w:t>
      </w:r>
      <w:r w:rsidR="003D3444" w:rsidRPr="000C031F">
        <w:rPr>
          <w:rFonts w:ascii="Times New Roman" w:hAnsi="Times New Roman"/>
        </w:rPr>
        <w:t xml:space="preserve"> </w:t>
      </w:r>
      <w:r w:rsidR="00377BA0" w:rsidRPr="000C031F">
        <w:rPr>
          <w:rFonts w:ascii="Times New Roman" w:hAnsi="Times New Roman"/>
        </w:rPr>
        <w:t xml:space="preserve">в </w:t>
      </w:r>
      <w:r w:rsidRPr="000C031F">
        <w:rPr>
          <w:rFonts w:ascii="Times New Roman" w:hAnsi="Times New Roman"/>
        </w:rPr>
        <w:t>Филиале</w:t>
      </w:r>
      <w:r w:rsidR="00D856E2" w:rsidRPr="000C031F">
        <w:rPr>
          <w:rFonts w:ascii="Times New Roman" w:hAnsi="Times New Roman"/>
        </w:rPr>
        <w:t xml:space="preserve"> (дочерний документ, связанный с родительским) </w:t>
      </w:r>
      <w:r w:rsidRPr="000C031F">
        <w:rPr>
          <w:rFonts w:ascii="Times New Roman" w:hAnsi="Times New Roman"/>
        </w:rPr>
        <w:t>и</w:t>
      </w:r>
      <w:r w:rsidR="00377BA0" w:rsidRPr="000C031F">
        <w:rPr>
          <w:rFonts w:ascii="Times New Roman" w:hAnsi="Times New Roman"/>
        </w:rPr>
        <w:t xml:space="preserve"> автоматически переводится в состояние «</w:t>
      </w:r>
      <w:r w:rsidR="00377BA0" w:rsidRPr="000C031F">
        <w:rPr>
          <w:rFonts w:ascii="Times New Roman" w:hAnsi="Times New Roman"/>
          <w:b/>
        </w:rPr>
        <w:t>Приход по к/с</w:t>
      </w:r>
      <w:r w:rsidR="00377BA0" w:rsidRPr="000C031F">
        <w:rPr>
          <w:rFonts w:ascii="Times New Roman" w:hAnsi="Times New Roman"/>
        </w:rPr>
        <w:t>»</w:t>
      </w:r>
    </w:p>
    <w:p w14:paraId="594E9E65" w14:textId="76D122C7" w:rsidR="00377BA0" w:rsidRPr="000C031F" w:rsidRDefault="008068E6" w:rsidP="00EB3171">
      <w:pPr>
        <w:pStyle w:val="a5"/>
        <w:ind w:left="4308"/>
        <w:rPr>
          <w:rFonts w:ascii="Times New Roman" w:hAnsi="Times New Roman"/>
        </w:rPr>
      </w:pPr>
      <w:r w:rsidRPr="000C031F">
        <w:rPr>
          <w:rFonts w:ascii="Times New Roman" w:hAnsi="Times New Roman"/>
          <w:lang w:eastAsia="ru-RU"/>
        </w:rPr>
        <w:t>Дебет 30302810 – Кредит Счет клиента</w:t>
      </w:r>
    </w:p>
    <w:p w14:paraId="7B273CFB" w14:textId="36D06797" w:rsidR="008068E6" w:rsidRPr="000C031F" w:rsidRDefault="008068E6" w:rsidP="00EB3171">
      <w:pPr>
        <w:pStyle w:val="a5"/>
        <w:ind w:left="4308"/>
        <w:rPr>
          <w:rFonts w:ascii="Times New Roman" w:hAnsi="Times New Roman"/>
        </w:rPr>
      </w:pPr>
    </w:p>
    <w:p w14:paraId="75D35D5F" w14:textId="77777777" w:rsidR="00B62AAA" w:rsidRPr="000C031F" w:rsidRDefault="00B62AAA" w:rsidP="00B62AAA">
      <w:pPr>
        <w:ind w:left="708" w:firstLine="708"/>
        <w:rPr>
          <w:rFonts w:ascii="Times New Roman" w:hAnsi="Times New Roman"/>
        </w:rPr>
      </w:pPr>
      <w:r w:rsidRPr="000C031F">
        <w:rPr>
          <w:rFonts w:ascii="Times New Roman" w:hAnsi="Times New Roman"/>
        </w:rPr>
        <w:t>При расчетах МФР дочерний документ наследует номер и пачку родительского.</w:t>
      </w:r>
    </w:p>
    <w:p w14:paraId="7422CB04" w14:textId="77777777" w:rsidR="00B62AAA" w:rsidRPr="000C031F" w:rsidRDefault="00B62AAA" w:rsidP="00EB3171">
      <w:pPr>
        <w:pStyle w:val="a5"/>
        <w:ind w:left="4308"/>
        <w:rPr>
          <w:rFonts w:ascii="Times New Roman" w:hAnsi="Times New Roman"/>
        </w:rPr>
      </w:pPr>
    </w:p>
    <w:p w14:paraId="697550B1" w14:textId="67E241B8" w:rsidR="00DF513D" w:rsidRPr="000C031F" w:rsidRDefault="00DF513D" w:rsidP="00920602">
      <w:pPr>
        <w:pStyle w:val="a5"/>
        <w:numPr>
          <w:ilvl w:val="1"/>
          <w:numId w:val="6"/>
        </w:numPr>
        <w:rPr>
          <w:rFonts w:ascii="Times New Roman" w:hAnsi="Times New Roman"/>
          <w:b/>
          <w:color w:val="FF0000"/>
        </w:rPr>
      </w:pPr>
      <w:r w:rsidRPr="000C031F">
        <w:rPr>
          <w:rFonts w:ascii="Times New Roman" w:hAnsi="Times New Roman"/>
          <w:b/>
          <w:color w:val="FF0000"/>
        </w:rPr>
        <w:t>Сохранить параметры клиентской сессии клиента (также как в реализации СБП)</w:t>
      </w:r>
    </w:p>
    <w:p w14:paraId="6E0015D2" w14:textId="4A86E018" w:rsidR="00EB3171" w:rsidRPr="000C031F" w:rsidRDefault="00EB3171" w:rsidP="00EB3171">
      <w:pPr>
        <w:pStyle w:val="a5"/>
        <w:ind w:left="3552" w:firstLine="696"/>
        <w:rPr>
          <w:rFonts w:ascii="Times New Roman" w:hAnsi="Times New Roman"/>
          <w:color w:val="172B4D"/>
        </w:rPr>
      </w:pPr>
    </w:p>
    <w:p w14:paraId="20E0C1BE" w14:textId="3C441786" w:rsidR="00DF513D" w:rsidRPr="000C031F" w:rsidRDefault="00DF513D" w:rsidP="00DF513D">
      <w:pPr>
        <w:pStyle w:val="a5"/>
        <w:ind w:left="2148" w:hanging="1439"/>
        <w:rPr>
          <w:rFonts w:ascii="Times New Roman" w:hAnsi="Times New Roman"/>
          <w:lang w:eastAsia="ru-RU"/>
        </w:rPr>
      </w:pPr>
      <w:r w:rsidRPr="000C031F">
        <w:rPr>
          <w:rFonts w:ascii="Times New Roman" w:hAnsi="Times New Roman"/>
          <w:noProof/>
          <w:color w:val="FF0000"/>
          <w:lang w:eastAsia="ru-RU"/>
        </w:rPr>
        <w:drawing>
          <wp:inline distT="0" distB="0" distL="0" distR="0" wp14:anchorId="1B474493" wp14:editId="181E8D87">
            <wp:extent cx="6201640" cy="267689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60DD" w14:textId="1A8B5547" w:rsidR="00753127" w:rsidRPr="000C031F" w:rsidRDefault="00C61CD6" w:rsidP="003827D1">
      <w:pPr>
        <w:pStyle w:val="a5"/>
        <w:numPr>
          <w:ilvl w:val="0"/>
          <w:numId w:val="4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 xml:space="preserve">Документ сформирован и находится в состоянии </w:t>
      </w:r>
      <w:r w:rsidRPr="000C031F">
        <w:rPr>
          <w:rFonts w:ascii="Times New Roman" w:hAnsi="Times New Roman"/>
          <w:lang w:eastAsia="ru-RU"/>
        </w:rPr>
        <w:t>«</w:t>
      </w:r>
      <w:r w:rsidR="003827D1" w:rsidRPr="000C031F">
        <w:rPr>
          <w:rFonts w:ascii="Times New Roman" w:hAnsi="Times New Roman"/>
          <w:lang w:eastAsia="ru-RU"/>
        </w:rPr>
        <w:t>Приход по к/с</w:t>
      </w:r>
      <w:r w:rsidRPr="000C031F">
        <w:rPr>
          <w:rFonts w:ascii="Times New Roman" w:hAnsi="Times New Roman"/>
          <w:lang w:eastAsia="ru-RU"/>
        </w:rPr>
        <w:t xml:space="preserve">», возвращаем </w:t>
      </w:r>
      <w:proofErr w:type="spellStart"/>
      <w:r w:rsidRPr="000C031F">
        <w:rPr>
          <w:rFonts w:ascii="Times New Roman" w:hAnsi="Times New Roman"/>
        </w:rPr>
        <w:t>RetVal</w:t>
      </w:r>
      <w:proofErr w:type="spellEnd"/>
      <w:r w:rsidRPr="000C031F">
        <w:rPr>
          <w:rFonts w:ascii="Times New Roman" w:hAnsi="Times New Roman"/>
        </w:rPr>
        <w:t xml:space="preserve">=0, </w:t>
      </w:r>
    </w:p>
    <w:p w14:paraId="6E533CFD" w14:textId="6E6CD997" w:rsidR="00DA1AE9" w:rsidRPr="000C031F" w:rsidRDefault="00DA1AE9" w:rsidP="00DA1AE9">
      <w:pPr>
        <w:pStyle w:val="a5"/>
        <w:ind w:left="1428"/>
        <w:rPr>
          <w:rFonts w:ascii="Times New Roman" w:hAnsi="Times New Roman"/>
        </w:rPr>
      </w:pPr>
      <w:r w:rsidRPr="000C031F">
        <w:rPr>
          <w:rFonts w:ascii="Arial" w:hAnsi="Arial" w:cs="Arial"/>
          <w:b/>
          <w:noProof/>
          <w:sz w:val="20"/>
          <w:szCs w:val="20"/>
          <w:lang w:eastAsia="ru-RU"/>
        </w:rPr>
        <w:lastRenderedPageBreak/>
        <w:drawing>
          <wp:inline distT="0" distB="0" distL="0" distR="0" wp14:anchorId="60E46C2A" wp14:editId="26A0E91B">
            <wp:extent cx="3339825" cy="1497495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62311" cy="150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41FC" w14:textId="77777777" w:rsidR="000B2AAE" w:rsidRPr="000C031F" w:rsidRDefault="000B2AAE" w:rsidP="00753127">
      <w:pPr>
        <w:pStyle w:val="a5"/>
        <w:ind w:left="1428"/>
        <w:rPr>
          <w:rFonts w:ascii="Times New Roman" w:hAnsi="Times New Roman"/>
        </w:rPr>
      </w:pPr>
    </w:p>
    <w:p w14:paraId="534AC3D9" w14:textId="7F2B839F" w:rsidR="00D55FE0" w:rsidRPr="000C031F" w:rsidRDefault="00D55FE0" w:rsidP="000B2AAE">
      <w:pPr>
        <w:pStyle w:val="a5"/>
        <w:numPr>
          <w:ilvl w:val="0"/>
          <w:numId w:val="4"/>
        </w:numPr>
        <w:rPr>
          <w:rFonts w:ascii="Times New Roman" w:hAnsi="Times New Roman"/>
        </w:rPr>
      </w:pPr>
      <w:r w:rsidRPr="000C031F">
        <w:rPr>
          <w:rFonts w:ascii="Times New Roman" w:hAnsi="Times New Roman"/>
        </w:rPr>
        <w:t xml:space="preserve">Выполняем </w:t>
      </w:r>
      <w:r w:rsidR="00753127" w:rsidRPr="000C031F">
        <w:rPr>
          <w:rFonts w:ascii="Times New Roman" w:hAnsi="Times New Roman"/>
        </w:rPr>
        <w:t xml:space="preserve">пополнение (актуализацию доступных средств на карте) </w:t>
      </w:r>
      <w:r w:rsidRPr="000C031F">
        <w:rPr>
          <w:rFonts w:ascii="Times New Roman" w:hAnsi="Times New Roman"/>
        </w:rPr>
        <w:t xml:space="preserve">карточного счета </w:t>
      </w:r>
      <w:r w:rsidR="00753127" w:rsidRPr="000C031F">
        <w:rPr>
          <w:rFonts w:ascii="Times New Roman" w:hAnsi="Times New Roman"/>
        </w:rPr>
        <w:t xml:space="preserve">в процессинге на </w:t>
      </w:r>
      <w:r w:rsidR="00661294" w:rsidRPr="000C031F">
        <w:rPr>
          <w:rFonts w:ascii="Times New Roman" w:hAnsi="Times New Roman"/>
        </w:rPr>
        <w:t>сумму</w:t>
      </w:r>
      <w:r w:rsidRPr="000C031F">
        <w:rPr>
          <w:rFonts w:ascii="Times New Roman" w:hAnsi="Times New Roman"/>
        </w:rPr>
        <w:t xml:space="preserve"> операции</w:t>
      </w:r>
      <w:r w:rsidR="00D420F2" w:rsidRPr="000C031F">
        <w:rPr>
          <w:rFonts w:ascii="Times New Roman" w:hAnsi="Times New Roman"/>
        </w:rPr>
        <w:t>.</w:t>
      </w:r>
    </w:p>
    <w:p w14:paraId="0FCACBEC" w14:textId="77777777" w:rsidR="00D420F2" w:rsidRDefault="00D420F2" w:rsidP="00753127">
      <w:pPr>
        <w:pStyle w:val="a5"/>
        <w:ind w:left="1428"/>
        <w:rPr>
          <w:rFonts w:ascii="Times New Roman" w:hAnsi="Times New Roman"/>
        </w:rPr>
      </w:pPr>
    </w:p>
    <w:p w14:paraId="3EAFA7B4" w14:textId="58B810E4" w:rsidR="00267C6E" w:rsidRPr="000B2AAE" w:rsidRDefault="006C06A6" w:rsidP="00753127">
      <w:pPr>
        <w:pStyle w:val="a5"/>
        <w:ind w:left="1428"/>
        <w:rPr>
          <w:rFonts w:ascii="Times New Roman" w:hAnsi="Times New Roman"/>
          <w:i/>
          <w:color w:val="FF0000"/>
          <w:sz w:val="16"/>
          <w:szCs w:val="16"/>
        </w:rPr>
      </w:pPr>
      <w:r w:rsidRPr="000B2AAE">
        <w:rPr>
          <w:rFonts w:ascii="Times New Roman" w:hAnsi="Times New Roman"/>
          <w:i/>
          <w:color w:val="FF0000"/>
          <w:sz w:val="16"/>
          <w:szCs w:val="16"/>
        </w:rPr>
        <w:t xml:space="preserve">(Заметка для себя: </w:t>
      </w:r>
      <w:r w:rsidR="00267C6E" w:rsidRPr="000B2AAE">
        <w:rPr>
          <w:rFonts w:ascii="Times New Roman" w:hAnsi="Times New Roman"/>
          <w:i/>
          <w:color w:val="FF0000"/>
          <w:sz w:val="16"/>
          <w:szCs w:val="16"/>
        </w:rPr>
        <w:t xml:space="preserve">Действие существующего\реализованного функционала </w:t>
      </w:r>
      <w:r w:rsidR="00EF71AF" w:rsidRPr="000B2AAE">
        <w:rPr>
          <w:rFonts w:ascii="Times New Roman" w:hAnsi="Times New Roman"/>
          <w:i/>
          <w:color w:val="FF0000"/>
          <w:sz w:val="16"/>
          <w:szCs w:val="16"/>
        </w:rPr>
        <w:t xml:space="preserve">требуется </w:t>
      </w:r>
      <w:r w:rsidR="00E567B9" w:rsidRPr="000B2AAE">
        <w:rPr>
          <w:rFonts w:ascii="Times New Roman" w:hAnsi="Times New Roman"/>
          <w:i/>
          <w:color w:val="FF0000"/>
          <w:sz w:val="16"/>
          <w:szCs w:val="16"/>
        </w:rPr>
        <w:t>разобраться в реализованной технологии</w:t>
      </w:r>
      <w:r w:rsidR="00267C6E" w:rsidRPr="000B2AAE">
        <w:rPr>
          <w:rFonts w:ascii="Times New Roman" w:hAnsi="Times New Roman"/>
          <w:i/>
          <w:color w:val="FF0000"/>
          <w:sz w:val="16"/>
          <w:szCs w:val="16"/>
        </w:rPr>
        <w:t>.</w:t>
      </w:r>
      <w:r w:rsidRPr="000B2AAE">
        <w:rPr>
          <w:rFonts w:ascii="Times New Roman" w:hAnsi="Times New Roman"/>
          <w:i/>
          <w:color w:val="FF0000"/>
          <w:sz w:val="16"/>
          <w:szCs w:val="16"/>
        </w:rPr>
        <w:t>)</w:t>
      </w:r>
    </w:p>
    <w:p w14:paraId="2D7F7FDD" w14:textId="55F8939F" w:rsidR="00391DD2" w:rsidRPr="00B35A85" w:rsidRDefault="00391DD2" w:rsidP="00753127">
      <w:pPr>
        <w:pStyle w:val="a5"/>
        <w:ind w:left="1428"/>
        <w:rPr>
          <w:rFonts w:ascii="Times New Roman" w:hAnsi="Times New Roman"/>
          <w:color w:val="FF0000"/>
        </w:rPr>
      </w:pPr>
    </w:p>
    <w:p w14:paraId="620F4572" w14:textId="1ED8BE71" w:rsidR="003C4701" w:rsidRPr="00670491" w:rsidRDefault="003C4701" w:rsidP="00771F88">
      <w:pPr>
        <w:pStyle w:val="a5"/>
        <w:numPr>
          <w:ilvl w:val="0"/>
          <w:numId w:val="4"/>
        </w:numPr>
        <w:rPr>
          <w:rFonts w:ascii="Times New Roman" w:hAnsi="Times New Roman"/>
        </w:rPr>
      </w:pPr>
      <w:r w:rsidRPr="00670491">
        <w:rPr>
          <w:rFonts w:ascii="Times New Roman" w:hAnsi="Times New Roman"/>
        </w:rPr>
        <w:t xml:space="preserve">Если ошибок нет, возвращаем </w:t>
      </w:r>
      <w:proofErr w:type="spellStart"/>
      <w:r w:rsidRPr="00670491">
        <w:rPr>
          <w:rFonts w:ascii="Times New Roman" w:hAnsi="Times New Roman"/>
        </w:rPr>
        <w:t>RetVal</w:t>
      </w:r>
      <w:proofErr w:type="spellEnd"/>
      <w:r w:rsidRPr="00670491">
        <w:rPr>
          <w:rFonts w:ascii="Times New Roman" w:hAnsi="Times New Roman"/>
        </w:rPr>
        <w:t xml:space="preserve"> = 0 и </w:t>
      </w:r>
      <w:proofErr w:type="spellStart"/>
      <w:r w:rsidRPr="00670491">
        <w:rPr>
          <w:rFonts w:ascii="Times New Roman" w:hAnsi="Times New Roman"/>
        </w:rPr>
        <w:t>Do</w:t>
      </w:r>
      <w:r w:rsidRPr="00DC5517">
        <w:rPr>
          <w:rFonts w:ascii="Times New Roman" w:hAnsi="Times New Roman"/>
        </w:rPr>
        <w:t>c_ref</w:t>
      </w:r>
      <w:proofErr w:type="spellEnd"/>
      <w:r>
        <w:rPr>
          <w:rFonts w:ascii="Times New Roman" w:hAnsi="Times New Roman"/>
        </w:rPr>
        <w:t xml:space="preserve"> = </w:t>
      </w:r>
      <w:proofErr w:type="spellStart"/>
      <w:r w:rsidRPr="00670491">
        <w:rPr>
          <w:rFonts w:ascii="Times New Roman" w:hAnsi="Times New Roman"/>
        </w:rPr>
        <w:t>DealTransactID</w:t>
      </w:r>
      <w:proofErr w:type="spellEnd"/>
      <w:r w:rsidRPr="003C470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документа операции</w:t>
      </w:r>
    </w:p>
    <w:p w14:paraId="5F38FC30" w14:textId="628AB8DA" w:rsidR="00D55FE0" w:rsidRPr="00D55FE0" w:rsidRDefault="00D55FE0" w:rsidP="00D55FE0">
      <w:pPr>
        <w:pStyle w:val="a5"/>
        <w:ind w:left="1428"/>
        <w:rPr>
          <w:rFonts w:ascii="Arial" w:hAnsi="Arial" w:cs="Arial"/>
          <w:sz w:val="20"/>
          <w:szCs w:val="20"/>
          <w:lang w:eastAsia="ru-RU"/>
        </w:rPr>
      </w:pPr>
    </w:p>
    <w:p w14:paraId="01F7FE84" w14:textId="23D3106B" w:rsidR="00D55FE0" w:rsidRPr="00D55FE0" w:rsidRDefault="00D55FE0" w:rsidP="00D55FE0">
      <w:pPr>
        <w:pStyle w:val="a5"/>
        <w:ind w:left="1428"/>
        <w:rPr>
          <w:rFonts w:ascii="Arial" w:hAnsi="Arial" w:cs="Arial"/>
          <w:sz w:val="20"/>
          <w:szCs w:val="20"/>
          <w:lang w:eastAsia="ru-RU"/>
        </w:rPr>
      </w:pPr>
    </w:p>
    <w:p w14:paraId="3E2DE963" w14:textId="77777777" w:rsidR="00407D9C" w:rsidRPr="00EB11F1" w:rsidRDefault="00407D9C" w:rsidP="00407D9C">
      <w:pPr>
        <w:pStyle w:val="af3"/>
        <w:spacing w:before="150" w:beforeAutospacing="0" w:after="0" w:afterAutospacing="0"/>
        <w:ind w:left="1068"/>
        <w:rPr>
          <w:color w:val="172B4D"/>
        </w:rPr>
      </w:pPr>
    </w:p>
    <w:p w14:paraId="57C4C7F4" w14:textId="77777777" w:rsidR="00EB11F1" w:rsidRPr="00EB11F1" w:rsidRDefault="00EB11F1" w:rsidP="00EB11F1">
      <w:pPr>
        <w:pStyle w:val="a5"/>
        <w:rPr>
          <w:rFonts w:ascii="Arial" w:hAnsi="Arial" w:cs="Arial"/>
          <w:b/>
          <w:sz w:val="20"/>
          <w:szCs w:val="20"/>
          <w:lang w:eastAsia="ru-RU"/>
        </w:rPr>
      </w:pPr>
    </w:p>
    <w:p w14:paraId="2D8EBBBB" w14:textId="080628A6" w:rsidR="00EB11F1" w:rsidRDefault="00EB11F1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6F520D18" w14:textId="77777777" w:rsidR="00EB11F1" w:rsidRDefault="00EB11F1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7C80DEDF" w14:textId="08D0356C" w:rsidR="00EB11F1" w:rsidRPr="009C3A15" w:rsidRDefault="00EB11F1" w:rsidP="00EB11F1">
      <w:pPr>
        <w:pStyle w:val="a5"/>
        <w:numPr>
          <w:ilvl w:val="0"/>
          <w:numId w:val="1"/>
        </w:numPr>
        <w:rPr>
          <w:rFonts w:ascii="Times New Roman" w:hAnsi="Times New Roman"/>
          <w:b/>
          <w:u w:val="single"/>
          <w:lang w:eastAsia="ru-RU"/>
        </w:rPr>
      </w:pPr>
      <w:bookmarkStart w:id="50" w:name="Процедура3"/>
      <w:r w:rsidRPr="009C3A15">
        <w:rPr>
          <w:rFonts w:ascii="Times New Roman" w:hAnsi="Times New Roman"/>
          <w:b/>
          <w:u w:val="single"/>
          <w:lang w:eastAsia="ru-RU"/>
        </w:rPr>
        <w:t>Требования к процедуре по пункту №3</w:t>
      </w:r>
    </w:p>
    <w:bookmarkEnd w:id="50"/>
    <w:p w14:paraId="02464443" w14:textId="69B1F363" w:rsidR="00450B06" w:rsidRPr="001D3CB6" w:rsidRDefault="00450B06" w:rsidP="009D7A5E">
      <w:pPr>
        <w:pStyle w:val="af3"/>
        <w:spacing w:before="150" w:beforeAutospacing="0" w:after="0" w:afterAutospacing="0"/>
        <w:ind w:left="1068"/>
      </w:pPr>
      <w:r w:rsidRPr="001D3CB6">
        <w:t xml:space="preserve">- счета, привязанные к кредитам и кредитным картам </w:t>
      </w:r>
      <w:r w:rsidR="00D30904" w:rsidRPr="001D3CB6">
        <w:t xml:space="preserve">разрешено </w:t>
      </w:r>
      <w:r w:rsidRPr="001D3CB6">
        <w:t>дебетовать</w:t>
      </w:r>
      <w:r w:rsidR="00D30904" w:rsidRPr="001D3CB6">
        <w:t xml:space="preserve"> в объеме собственных денежных средств</w:t>
      </w:r>
      <w:r w:rsidR="003C5959" w:rsidRPr="001D3CB6">
        <w:t>!</w:t>
      </w:r>
    </w:p>
    <w:p w14:paraId="1AB78744" w14:textId="302D306D" w:rsidR="003C7D55" w:rsidRDefault="009A0F1A" w:rsidP="009D7A5E">
      <w:pPr>
        <w:pStyle w:val="af3"/>
        <w:spacing w:before="150" w:beforeAutospacing="0" w:after="0" w:afterAutospacing="0"/>
        <w:ind w:left="1068"/>
        <w:rPr>
          <w:color w:val="172B4D"/>
        </w:rPr>
      </w:pPr>
      <w:r>
        <w:rPr>
          <w:color w:val="172B4D"/>
        </w:rPr>
        <w:t xml:space="preserve">Реализация данного требования: контролируется доступный остаток денежных средств на счете, который </w:t>
      </w:r>
      <w:proofErr w:type="spellStart"/>
      <w:r>
        <w:rPr>
          <w:color w:val="172B4D"/>
        </w:rPr>
        <w:t>д.б</w:t>
      </w:r>
      <w:proofErr w:type="spellEnd"/>
      <w:r>
        <w:rPr>
          <w:color w:val="172B4D"/>
        </w:rPr>
        <w:t>. равен или больше суммы операции.</w:t>
      </w:r>
    </w:p>
    <w:p w14:paraId="4B2614D6" w14:textId="0EFA36C7" w:rsidR="00D24781" w:rsidRPr="00B62AAA" w:rsidRDefault="00D24781" w:rsidP="009D7A5E">
      <w:pPr>
        <w:pStyle w:val="af3"/>
        <w:spacing w:before="150" w:beforeAutospacing="0" w:after="0" w:afterAutospacing="0"/>
        <w:ind w:left="1068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30142C63" w14:textId="5A47AF2C" w:rsidR="00D24781" w:rsidRPr="000C031F" w:rsidRDefault="00D24781" w:rsidP="009D7A5E">
      <w:pPr>
        <w:pStyle w:val="af3"/>
        <w:spacing w:before="150" w:beforeAutospacing="0" w:after="0" w:afterAutospacing="0"/>
        <w:ind w:left="1068"/>
        <w:rPr>
          <w:rFonts w:ascii="Consolas" w:hAnsi="Consolas" w:cs="Consolas"/>
          <w:color w:val="0000FF"/>
          <w:sz w:val="19"/>
          <w:szCs w:val="19"/>
        </w:rPr>
      </w:pPr>
      <w:r w:rsidRPr="000C031F">
        <w:rPr>
          <w:rFonts w:ascii="Consolas" w:hAnsi="Consolas" w:cs="Consolas"/>
          <w:color w:val="0000FF"/>
          <w:sz w:val="19"/>
          <w:szCs w:val="19"/>
        </w:rPr>
        <w:t xml:space="preserve">Отключить проверку </w:t>
      </w:r>
      <w:r w:rsidRPr="000C031F">
        <w:rPr>
          <w:rFonts w:ascii="Consolas" w:hAnsi="Consolas" w:cs="Consolas"/>
          <w:color w:val="FF0000"/>
          <w:sz w:val="19"/>
          <w:szCs w:val="19"/>
        </w:rPr>
        <w:t>'Клиент должен обслуживаться в центральном офисе'</w:t>
      </w:r>
    </w:p>
    <w:p w14:paraId="1688E3E7" w14:textId="77777777" w:rsidR="00D24781" w:rsidRPr="00D24781" w:rsidRDefault="00D24781" w:rsidP="009D7A5E">
      <w:pPr>
        <w:pStyle w:val="af3"/>
        <w:spacing w:before="150" w:beforeAutospacing="0" w:after="0" w:afterAutospacing="0"/>
        <w:ind w:left="1068"/>
        <w:rPr>
          <w:color w:val="172B4D"/>
        </w:rPr>
      </w:pPr>
    </w:p>
    <w:p w14:paraId="1AE1A5DE" w14:textId="34B033E1" w:rsidR="00A5617C" w:rsidRDefault="003C7D55" w:rsidP="00A5617C">
      <w:pPr>
        <w:pStyle w:val="a5"/>
        <w:ind w:left="284"/>
        <w:rPr>
          <w:rFonts w:ascii="Times New Roman" w:hAnsi="Times New Roman"/>
          <w:lang w:eastAsia="ru-RU"/>
        </w:rPr>
      </w:pPr>
      <w:r w:rsidRPr="00EE1C26">
        <w:rPr>
          <w:rFonts w:ascii="Times New Roman" w:hAnsi="Times New Roman"/>
          <w:lang w:eastAsia="ru-RU"/>
        </w:rPr>
        <w:t xml:space="preserve">Наименование процедуры </w:t>
      </w:r>
      <w:r w:rsidR="00674461">
        <w:rPr>
          <w:rFonts w:ascii="Times New Roman" w:hAnsi="Times New Roman"/>
          <w:lang w:eastAsia="ru-RU"/>
        </w:rPr>
        <w:t xml:space="preserve">№3 </w:t>
      </w:r>
      <w:r w:rsidRPr="00EE1C26">
        <w:rPr>
          <w:rFonts w:ascii="Times New Roman" w:hAnsi="Times New Roman"/>
          <w:lang w:eastAsia="ru-RU"/>
        </w:rPr>
        <w:t xml:space="preserve">– </w:t>
      </w:r>
      <w:bookmarkStart w:id="51" w:name="igs_BuyDigitalRub"/>
      <w:proofErr w:type="spellStart"/>
      <w:r w:rsidRPr="00EE1C26">
        <w:rPr>
          <w:rFonts w:ascii="Times New Roman" w:hAnsi="Times New Roman"/>
          <w:b/>
          <w:lang w:val="en-US" w:eastAsia="ru-RU"/>
        </w:rPr>
        <w:t>igs</w:t>
      </w:r>
      <w:proofErr w:type="spellEnd"/>
      <w:r w:rsidRPr="00EE1C26">
        <w:rPr>
          <w:rFonts w:ascii="Times New Roman" w:hAnsi="Times New Roman"/>
          <w:b/>
          <w:lang w:eastAsia="ru-RU"/>
        </w:rPr>
        <w:t>_</w:t>
      </w:r>
      <w:proofErr w:type="spellStart"/>
      <w:r>
        <w:rPr>
          <w:rFonts w:ascii="Times New Roman" w:hAnsi="Times New Roman"/>
          <w:b/>
          <w:lang w:val="en-US" w:eastAsia="ru-RU"/>
        </w:rPr>
        <w:t>B</w:t>
      </w:r>
      <w:r w:rsidR="008755A1">
        <w:rPr>
          <w:rFonts w:ascii="Times New Roman" w:hAnsi="Times New Roman"/>
          <w:b/>
          <w:lang w:val="en-US" w:eastAsia="ru-RU"/>
        </w:rPr>
        <w:t>u</w:t>
      </w:r>
      <w:r>
        <w:rPr>
          <w:rFonts w:ascii="Times New Roman" w:hAnsi="Times New Roman"/>
          <w:b/>
          <w:lang w:val="en-US" w:eastAsia="ru-RU"/>
        </w:rPr>
        <w:t>y</w:t>
      </w:r>
      <w:r w:rsidRPr="00EE1C26">
        <w:rPr>
          <w:rFonts w:ascii="Times New Roman" w:hAnsi="Times New Roman"/>
          <w:b/>
          <w:lang w:val="en-US" w:eastAsia="ru-RU"/>
        </w:rPr>
        <w:t>DigitalRub</w:t>
      </w:r>
      <w:proofErr w:type="spellEnd"/>
      <w:r w:rsidRPr="00EE1C26">
        <w:rPr>
          <w:rFonts w:ascii="Times New Roman" w:hAnsi="Times New Roman"/>
          <w:lang w:eastAsia="ru-RU"/>
        </w:rPr>
        <w:t xml:space="preserve"> </w:t>
      </w:r>
      <w:bookmarkEnd w:id="51"/>
      <w:r w:rsidR="00945B89">
        <w:rPr>
          <w:rFonts w:ascii="Times New Roman" w:hAnsi="Times New Roman"/>
          <w:lang w:eastAsia="ru-RU"/>
        </w:rPr>
        <w:t xml:space="preserve">- </w:t>
      </w:r>
      <w:r w:rsidR="00945B89" w:rsidRPr="00C2178A">
        <w:rPr>
          <w:rFonts w:ascii="Times New Roman" w:hAnsi="Times New Roman"/>
          <w:u w:val="single"/>
          <w:lang w:eastAsia="ru-RU"/>
        </w:rPr>
        <w:t>Клиент покупает ЦР</w:t>
      </w:r>
      <w:r w:rsidR="00945B89">
        <w:rPr>
          <w:rFonts w:ascii="Times New Roman" w:hAnsi="Times New Roman"/>
          <w:lang w:eastAsia="ru-RU"/>
        </w:rPr>
        <w:t>.</w:t>
      </w:r>
      <w:r w:rsidR="00C20CEE">
        <w:rPr>
          <w:rFonts w:ascii="Times New Roman" w:hAnsi="Times New Roman"/>
          <w:lang w:eastAsia="ru-RU"/>
        </w:rPr>
        <w:t xml:space="preserve"> </w:t>
      </w:r>
    </w:p>
    <w:p w14:paraId="1E1C996F" w14:textId="77777777" w:rsidR="00A5617C" w:rsidRDefault="00A5617C" w:rsidP="00A5617C">
      <w:pPr>
        <w:pStyle w:val="a5"/>
        <w:ind w:left="284"/>
        <w:rPr>
          <w:rFonts w:ascii="Times New Roman" w:hAnsi="Times New Roman"/>
          <w:lang w:eastAsia="ru-RU"/>
        </w:rPr>
      </w:pPr>
    </w:p>
    <w:p w14:paraId="11F35C51" w14:textId="59065A76" w:rsidR="00C20CEE" w:rsidRPr="00C20CEE" w:rsidRDefault="004655B3" w:rsidP="00A5617C">
      <w:pPr>
        <w:pStyle w:val="a5"/>
        <w:ind w:left="284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Процедура выполняет списание со счета Клиента (</w:t>
      </w:r>
      <w:r w:rsidRPr="00C2178A">
        <w:rPr>
          <w:rFonts w:ascii="Times New Roman" w:hAnsi="Times New Roman"/>
          <w:u w:val="single"/>
          <w:lang w:eastAsia="ru-RU"/>
        </w:rPr>
        <w:t>Клиент покупает ЦР</w:t>
      </w:r>
      <w:r>
        <w:rPr>
          <w:rFonts w:ascii="Times New Roman" w:hAnsi="Times New Roman"/>
          <w:lang w:eastAsia="ru-RU"/>
        </w:rPr>
        <w:t>).</w:t>
      </w:r>
    </w:p>
    <w:p w14:paraId="50D8077D" w14:textId="77777777" w:rsidR="00C20CEE" w:rsidRPr="00A5617C" w:rsidRDefault="00C20CEE" w:rsidP="00A5617C">
      <w:pPr>
        <w:pStyle w:val="a5"/>
        <w:ind w:left="284"/>
        <w:rPr>
          <w:rFonts w:ascii="Times New Roman" w:hAnsi="Times New Roman"/>
          <w:lang w:eastAsia="ru-RU"/>
        </w:rPr>
      </w:pPr>
      <w:r w:rsidRPr="00A5617C">
        <w:rPr>
          <w:rFonts w:ascii="Times New Roman" w:hAnsi="Times New Roman"/>
          <w:lang w:eastAsia="ru-RU"/>
        </w:rPr>
        <w:t>Списание денежных средств с банковского счета Клиента с одновременным переводом ЦР с Цифрового счета (Кошелька) Банка на Цифровой счет (Кошелек) Клиента</w:t>
      </w:r>
    </w:p>
    <w:p w14:paraId="53A17E00" w14:textId="6FF7391C" w:rsidR="00C20CEE" w:rsidRPr="00B15CDC" w:rsidRDefault="00C20CEE" w:rsidP="00A5617C">
      <w:pPr>
        <w:pStyle w:val="a5"/>
        <w:ind w:left="284"/>
        <w:rPr>
          <w:rFonts w:ascii="Times New Roman" w:hAnsi="Times New Roman"/>
          <w:lang w:eastAsia="ru-RU"/>
        </w:rPr>
      </w:pPr>
      <w:r w:rsidRPr="00B15CDC">
        <w:rPr>
          <w:rFonts w:ascii="Times New Roman" w:hAnsi="Times New Roman"/>
          <w:lang w:eastAsia="ru-RU"/>
        </w:rPr>
        <w:t>Дебет Счет клиента – Кредит 47423810 (ЦР)</w:t>
      </w:r>
    </w:p>
    <w:p w14:paraId="54EC8D3E" w14:textId="06C13367" w:rsidR="00C20CEE" w:rsidRDefault="00C20CEE" w:rsidP="003C7D55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74C55DC8" w14:textId="44572C17" w:rsidR="00E90018" w:rsidRPr="00286CC4" w:rsidRDefault="00E90018" w:rsidP="003C7D55">
      <w:pPr>
        <w:pStyle w:val="a5"/>
        <w:ind w:left="1068" w:hanging="784"/>
        <w:rPr>
          <w:rFonts w:ascii="Times New Roman" w:hAnsi="Times New Roman"/>
          <w:b/>
          <w:lang w:eastAsia="ru-RU"/>
        </w:rPr>
      </w:pPr>
      <w:r>
        <w:rPr>
          <w:rFonts w:ascii="Times New Roman" w:hAnsi="Times New Roman"/>
          <w:lang w:eastAsia="ru-RU"/>
        </w:rPr>
        <w:t>Для данной операции используем пр</w:t>
      </w:r>
      <w:r w:rsidRPr="00EE1C26">
        <w:rPr>
          <w:rFonts w:ascii="Times New Roman" w:hAnsi="Times New Roman"/>
          <w:lang w:eastAsia="ru-RU"/>
        </w:rPr>
        <w:t>оцедур</w:t>
      </w:r>
      <w:r>
        <w:rPr>
          <w:rFonts w:ascii="Times New Roman" w:hAnsi="Times New Roman"/>
          <w:lang w:eastAsia="ru-RU"/>
        </w:rPr>
        <w:t>у</w:t>
      </w:r>
      <w:r w:rsidRPr="00EE1C26">
        <w:rPr>
          <w:rFonts w:ascii="Times New Roman" w:hAnsi="Times New Roman"/>
          <w:lang w:eastAsia="ru-RU"/>
        </w:rPr>
        <w:t xml:space="preserve"> – </w:t>
      </w:r>
      <w:proofErr w:type="spellStart"/>
      <w:r w:rsidRPr="00EE1C26">
        <w:rPr>
          <w:rFonts w:ascii="Times New Roman" w:hAnsi="Times New Roman"/>
          <w:b/>
          <w:lang w:val="en-US" w:eastAsia="ru-RU"/>
        </w:rPr>
        <w:t>igs</w:t>
      </w:r>
      <w:proofErr w:type="spellEnd"/>
      <w:r w:rsidRPr="00EE1C26">
        <w:rPr>
          <w:rFonts w:ascii="Times New Roman" w:hAnsi="Times New Roman"/>
          <w:b/>
          <w:lang w:eastAsia="ru-RU"/>
        </w:rPr>
        <w:t>_</w:t>
      </w:r>
      <w:proofErr w:type="spellStart"/>
      <w:r w:rsidRPr="00EE1C26">
        <w:rPr>
          <w:rFonts w:ascii="Times New Roman" w:hAnsi="Times New Roman"/>
          <w:b/>
          <w:lang w:val="en-US" w:eastAsia="ru-RU"/>
        </w:rPr>
        <w:t>DigitalRub</w:t>
      </w:r>
      <w:proofErr w:type="spellEnd"/>
    </w:p>
    <w:p w14:paraId="34914830" w14:textId="77777777" w:rsidR="00DF5E6D" w:rsidRPr="00EE1C26" w:rsidRDefault="00DF5E6D" w:rsidP="00DF5E6D">
      <w:pPr>
        <w:pStyle w:val="a5"/>
        <w:ind w:left="1068" w:hanging="784"/>
        <w:rPr>
          <w:rFonts w:ascii="Times New Roman" w:hAnsi="Times New Roman"/>
          <w:lang w:eastAsia="ru-RU"/>
        </w:rPr>
      </w:pPr>
      <w:r w:rsidRPr="00EE1C26">
        <w:rPr>
          <w:rFonts w:ascii="Times New Roman" w:hAnsi="Times New Roman"/>
          <w:lang w:eastAsia="ru-RU"/>
        </w:rPr>
        <w:t xml:space="preserve">Предлагается использовать существующую процедуру </w:t>
      </w:r>
      <w:r w:rsidRPr="00EE1C26">
        <w:rPr>
          <w:rFonts w:ascii="Times New Roman" w:hAnsi="Times New Roman"/>
          <w:color w:val="000000"/>
          <w:highlight w:val="white"/>
        </w:rPr>
        <w:t>ISMPL2_PDR_LOAD</w:t>
      </w:r>
    </w:p>
    <w:p w14:paraId="2B2C9D1D" w14:textId="77777777" w:rsidR="00DF5E6D" w:rsidRDefault="00DF5E6D" w:rsidP="00E90018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5FCC3FA0" w14:textId="448B32E7" w:rsidR="00E90018" w:rsidRDefault="003C7D55" w:rsidP="00E90018">
      <w:pPr>
        <w:pStyle w:val="a5"/>
        <w:ind w:left="1068" w:hanging="784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Формирует первичный документ: </w:t>
      </w:r>
      <w:r w:rsidRPr="006D0983">
        <w:rPr>
          <w:rFonts w:ascii="Times New Roman" w:hAnsi="Times New Roman"/>
          <w:b/>
          <w:lang w:eastAsia="ru-RU"/>
        </w:rPr>
        <w:t>внутренне платежное поручение</w:t>
      </w:r>
      <w:r>
        <w:rPr>
          <w:rFonts w:ascii="Times New Roman" w:hAnsi="Times New Roman"/>
          <w:lang w:eastAsia="ru-RU"/>
        </w:rPr>
        <w:t>.</w:t>
      </w:r>
    </w:p>
    <w:tbl>
      <w:tblPr>
        <w:tblStyle w:val="a3"/>
        <w:tblW w:w="9763" w:type="dxa"/>
        <w:tblInd w:w="360" w:type="dxa"/>
        <w:tblLook w:val="04A0" w:firstRow="1" w:lastRow="0" w:firstColumn="1" w:lastColumn="0" w:noHBand="0" w:noVBand="1"/>
      </w:tblPr>
      <w:tblGrid>
        <w:gridCol w:w="1618"/>
        <w:gridCol w:w="222"/>
        <w:gridCol w:w="1392"/>
        <w:gridCol w:w="6531"/>
      </w:tblGrid>
      <w:tr w:rsidR="002F6B78" w:rsidRPr="009012A2" w14:paraId="160FD6D2" w14:textId="77777777" w:rsidTr="00003407">
        <w:tc>
          <w:tcPr>
            <w:tcW w:w="1620" w:type="dxa"/>
            <w:shd w:val="clear" w:color="auto" w:fill="C5E0B3" w:themeFill="accent6" w:themeFillTint="66"/>
          </w:tcPr>
          <w:p w14:paraId="7E449564" w14:textId="77777777" w:rsidR="002F6B78" w:rsidRPr="008B7974" w:rsidRDefault="002F6B78" w:rsidP="00003407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Описание полей процедуры</w:t>
            </w:r>
          </w:p>
        </w:tc>
        <w:tc>
          <w:tcPr>
            <w:tcW w:w="222" w:type="dxa"/>
            <w:shd w:val="clear" w:color="auto" w:fill="C5E0B3" w:themeFill="accent6" w:themeFillTint="66"/>
          </w:tcPr>
          <w:p w14:paraId="28240747" w14:textId="77777777" w:rsidR="002F6B78" w:rsidRPr="00454518" w:rsidRDefault="002F6B78" w:rsidP="00003407">
            <w:pPr>
              <w:rPr>
                <w:rFonts w:ascii="Times New Roman" w:hAnsi="Times New Roman"/>
                <w:b/>
                <w:lang w:val="en-US" w:eastAsia="ru-RU"/>
              </w:rPr>
            </w:pPr>
          </w:p>
        </w:tc>
        <w:tc>
          <w:tcPr>
            <w:tcW w:w="1291" w:type="dxa"/>
            <w:shd w:val="clear" w:color="auto" w:fill="C5E0B3" w:themeFill="accent6" w:themeFillTint="66"/>
          </w:tcPr>
          <w:p w14:paraId="093802A4" w14:textId="77777777" w:rsidR="002F6B78" w:rsidRPr="008B7974" w:rsidRDefault="002F6B78" w:rsidP="00003407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t>Входной \ выходной параметр</w:t>
            </w:r>
          </w:p>
        </w:tc>
        <w:tc>
          <w:tcPr>
            <w:tcW w:w="6630" w:type="dxa"/>
            <w:shd w:val="clear" w:color="auto" w:fill="C5E0B3" w:themeFill="accent6" w:themeFillTint="66"/>
          </w:tcPr>
          <w:p w14:paraId="44CA0ADF" w14:textId="77777777" w:rsidR="002F6B78" w:rsidRPr="008B7974" w:rsidRDefault="002F6B78" w:rsidP="00003407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2F6B78" w:rsidRPr="00454518" w14:paraId="7FA9B3AB" w14:textId="77777777" w:rsidTr="00003407">
        <w:tc>
          <w:tcPr>
            <w:tcW w:w="1620" w:type="dxa"/>
            <w:shd w:val="clear" w:color="auto" w:fill="auto"/>
          </w:tcPr>
          <w:p w14:paraId="78B0E68A" w14:textId="77777777" w:rsidR="002F6B78" w:rsidRPr="00454518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</w:p>
        </w:tc>
        <w:tc>
          <w:tcPr>
            <w:tcW w:w="222" w:type="dxa"/>
          </w:tcPr>
          <w:p w14:paraId="35893B70" w14:textId="77777777" w:rsidR="002F6B78" w:rsidRPr="00454518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  <w:shd w:val="clear" w:color="auto" w:fill="auto"/>
          </w:tcPr>
          <w:p w14:paraId="6CBA028A" w14:textId="77777777" w:rsidR="002F6B78" w:rsidRPr="00290773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  <w:shd w:val="clear" w:color="auto" w:fill="auto"/>
          </w:tcPr>
          <w:p w14:paraId="37005395" w14:textId="77777777" w:rsidR="002F6B78" w:rsidRPr="00AF60AE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Это</w:t>
            </w:r>
            <w:r w:rsidRPr="00AF60AE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 w:eastAsia="ru-RU"/>
              </w:rPr>
              <w:t>tInstitution</w:t>
            </w:r>
            <w:proofErr w:type="spellEnd"/>
            <w:r w:rsidRPr="00AF60AE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AF60AE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клиента</w:t>
            </w:r>
            <w:r w:rsidRPr="00AF60AE">
              <w:rPr>
                <w:rFonts w:ascii="Times New Roman" w:hAnsi="Times New Roman"/>
                <w:lang w:eastAsia="ru-RU"/>
              </w:rPr>
              <w:t>.</w:t>
            </w:r>
          </w:p>
          <w:p w14:paraId="229340E4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Требуется</w:t>
            </w:r>
            <w:r w:rsidRPr="002B315A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выполнить</w:t>
            </w:r>
            <w:r w:rsidRPr="002B315A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>контроли:</w:t>
            </w:r>
          </w:p>
          <w:p w14:paraId="062D226E" w14:textId="77182870" w:rsidR="002F6B78" w:rsidRPr="002B315A" w:rsidRDefault="002F6B78" w:rsidP="00920602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/>
                <w:lang w:eastAsia="ru-RU"/>
              </w:rPr>
            </w:pPr>
            <w:r w:rsidRPr="005A6800">
              <w:rPr>
                <w:rFonts w:ascii="Times New Roman" w:hAnsi="Times New Roman"/>
              </w:rPr>
              <w:t xml:space="preserve">клиента </w:t>
            </w:r>
            <w:proofErr w:type="spellStart"/>
            <w:r w:rsidRPr="005A6800">
              <w:rPr>
                <w:rFonts w:ascii="Times New Roman" w:hAnsi="Times New Roman"/>
              </w:rPr>
              <w:t>м.б</w:t>
            </w:r>
            <w:proofErr w:type="spellEnd"/>
            <w:r w:rsidRPr="005A6800">
              <w:rPr>
                <w:rFonts w:ascii="Times New Roman" w:hAnsi="Times New Roman"/>
              </w:rPr>
              <w:t xml:space="preserve">. ФЛ или ЮЛ </w:t>
            </w:r>
            <w:r>
              <w:rPr>
                <w:rFonts w:ascii="Times New Roman" w:hAnsi="Times New Roman"/>
                <w:color w:val="FF0000"/>
              </w:rPr>
              <w:t>(на время тестирования. ИП исключаются.)</w:t>
            </w:r>
          </w:p>
          <w:p w14:paraId="0C8E80E6" w14:textId="77777777" w:rsidR="002F6B78" w:rsidRPr="002B315A" w:rsidRDefault="002F6B78" w:rsidP="00920602">
            <w:pPr>
              <w:pStyle w:val="a5"/>
              <w:numPr>
                <w:ilvl w:val="0"/>
                <w:numId w:val="10"/>
              </w:numPr>
              <w:rPr>
                <w:rFonts w:ascii="Times New Roman" w:hAnsi="Times New Roman"/>
                <w:lang w:eastAsia="ru-RU"/>
              </w:rPr>
            </w:pPr>
            <w:r w:rsidRPr="002B315A">
              <w:rPr>
                <w:rFonts w:ascii="Times New Roman" w:hAnsi="Times New Roman"/>
                <w:lang w:eastAsia="ru-RU"/>
              </w:rPr>
              <w:t>соответстви</w:t>
            </w:r>
            <w:r>
              <w:rPr>
                <w:rFonts w:ascii="Times New Roman" w:hAnsi="Times New Roman"/>
                <w:lang w:eastAsia="ru-RU"/>
              </w:rPr>
              <w:t>е</w:t>
            </w:r>
            <w:r w:rsidRPr="002B315A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2B315A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2B315A">
              <w:rPr>
                <w:rFonts w:ascii="Times New Roman" w:hAnsi="Times New Roman"/>
                <w:lang w:eastAsia="ru-RU"/>
              </w:rPr>
              <w:t xml:space="preserve"> и </w:t>
            </w:r>
            <w:proofErr w:type="spellStart"/>
            <w:r w:rsidRPr="002B315A">
              <w:rPr>
                <w:rFonts w:ascii="Times New Roman" w:hAnsi="Times New Roman"/>
                <w:lang w:val="en-US" w:eastAsia="ru-RU"/>
              </w:rPr>
              <w:t>tResource</w:t>
            </w:r>
            <w:proofErr w:type="spellEnd"/>
            <w:r w:rsidRPr="002B315A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 w:rsidRPr="002B315A">
              <w:rPr>
                <w:rFonts w:ascii="Times New Roman" w:hAnsi="Times New Roman"/>
                <w:lang w:val="en-US" w:eastAsia="ru-RU"/>
              </w:rPr>
              <w:t>InstOwn</w:t>
            </w:r>
            <w:r>
              <w:rPr>
                <w:rFonts w:ascii="Times New Roman" w:hAnsi="Times New Roman"/>
                <w:lang w:val="en-US" w:eastAsia="ru-RU"/>
              </w:rPr>
              <w:t>e</w:t>
            </w:r>
            <w:r w:rsidRPr="002B315A">
              <w:rPr>
                <w:rFonts w:ascii="Times New Roman" w:hAnsi="Times New Roman"/>
                <w:lang w:val="en-US" w:eastAsia="ru-RU"/>
              </w:rPr>
              <w:t>rID</w:t>
            </w:r>
            <w:proofErr w:type="spellEnd"/>
            <w:r w:rsidRPr="002B315A">
              <w:rPr>
                <w:rFonts w:ascii="Times New Roman" w:hAnsi="Times New Roman"/>
                <w:lang w:eastAsia="ru-RU"/>
              </w:rPr>
              <w:t xml:space="preserve"> счета по дебету</w:t>
            </w:r>
            <w:r>
              <w:rPr>
                <w:rFonts w:ascii="Times New Roman" w:hAnsi="Times New Roman"/>
                <w:lang w:eastAsia="ru-RU"/>
              </w:rPr>
              <w:t xml:space="preserve"> </w:t>
            </w:r>
            <w:r w:rsidRPr="002B315A">
              <w:rPr>
                <w:rFonts w:ascii="Times New Roman" w:hAnsi="Times New Roman"/>
                <w:lang w:eastAsia="ru-RU"/>
              </w:rPr>
              <w:t>(</w:t>
            </w:r>
            <w:r w:rsidRPr="002B315A">
              <w:rPr>
                <w:color w:val="172B4D"/>
              </w:rPr>
              <w:t xml:space="preserve">взять за основу </w:t>
            </w:r>
            <w:proofErr w:type="spellStart"/>
            <w:r w:rsidRPr="002B315A">
              <w:rPr>
                <w:color w:val="172B4D"/>
                <w:lang w:val="en-US"/>
              </w:rPr>
              <w:t>ismpl</w:t>
            </w:r>
            <w:proofErr w:type="spellEnd"/>
            <w:r w:rsidRPr="002B315A">
              <w:rPr>
                <w:color w:val="172B4D"/>
              </w:rPr>
              <w:t>_</w:t>
            </w:r>
            <w:proofErr w:type="spellStart"/>
            <w:r w:rsidRPr="002B315A">
              <w:rPr>
                <w:color w:val="172B4D"/>
                <w:lang w:val="en-US"/>
              </w:rPr>
              <w:t>pdr</w:t>
            </w:r>
            <w:proofErr w:type="spellEnd"/>
            <w:r w:rsidRPr="002B315A">
              <w:rPr>
                <w:color w:val="172B4D"/>
              </w:rPr>
              <w:t>_</w:t>
            </w:r>
            <w:r w:rsidRPr="002B315A">
              <w:rPr>
                <w:color w:val="172B4D"/>
                <w:lang w:val="en-US"/>
              </w:rPr>
              <w:t>load</w:t>
            </w:r>
            <w:r w:rsidRPr="002B315A">
              <w:rPr>
                <w:rFonts w:ascii="Times New Roman" w:hAnsi="Times New Roman"/>
                <w:lang w:eastAsia="ru-RU"/>
              </w:rPr>
              <w:t>).</w:t>
            </w:r>
          </w:p>
          <w:p w14:paraId="51F3AE1A" w14:textId="77777777" w:rsidR="002F6B78" w:rsidRPr="008D371C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lastRenderedPageBreak/>
              <w:t xml:space="preserve">Если </w:t>
            </w:r>
            <w:proofErr w:type="spellStart"/>
            <w:r>
              <w:rPr>
                <w:rFonts w:ascii="Times New Roman" w:hAnsi="Times New Roman"/>
                <w:lang w:eastAsia="ru-RU"/>
              </w:rPr>
              <w:t>ок</w:t>
            </w:r>
            <w:proofErr w:type="spellEnd"/>
            <w:r>
              <w:rPr>
                <w:rFonts w:ascii="Times New Roman" w:hAnsi="Times New Roman"/>
                <w:lang w:eastAsia="ru-RU"/>
              </w:rPr>
              <w:t>, то операция выполняется.</w:t>
            </w:r>
          </w:p>
          <w:p w14:paraId="0C6AFE47" w14:textId="77777777" w:rsidR="002F6B78" w:rsidRPr="00437571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Если нет, то ошибка – «Клиент по операции не соответствует владельцу счета по дебету».</w:t>
            </w:r>
          </w:p>
        </w:tc>
      </w:tr>
      <w:tr w:rsidR="002F6B78" w:rsidRPr="00454518" w14:paraId="30A558CE" w14:textId="77777777" w:rsidTr="00003407">
        <w:tc>
          <w:tcPr>
            <w:tcW w:w="1620" w:type="dxa"/>
            <w:shd w:val="clear" w:color="auto" w:fill="auto"/>
          </w:tcPr>
          <w:p w14:paraId="2C5EAB12" w14:textId="77777777" w:rsidR="002F6B78" w:rsidRPr="00DC4762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  <w:lang w:val="en-US" w:eastAsia="ru-RU"/>
              </w:rPr>
              <w:lastRenderedPageBreak/>
              <w:t>GUON</w:t>
            </w:r>
          </w:p>
        </w:tc>
        <w:tc>
          <w:tcPr>
            <w:tcW w:w="222" w:type="dxa"/>
          </w:tcPr>
          <w:p w14:paraId="46D5A66F" w14:textId="77777777" w:rsidR="002F6B78" w:rsidRPr="00454518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  <w:shd w:val="clear" w:color="auto" w:fill="auto"/>
          </w:tcPr>
          <w:p w14:paraId="0D5EC273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  <w:shd w:val="clear" w:color="auto" w:fill="auto"/>
          </w:tcPr>
          <w:p w14:paraId="07566C41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Идентификатор транзакции.</w:t>
            </w:r>
          </w:p>
          <w:p w14:paraId="1983AF1D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Сохранять в поле документа на закладке Информация «Уникальный присваиваемый номер операции».</w:t>
            </w:r>
          </w:p>
          <w:p w14:paraId="6BE1B988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Выполнить поиск документа с по данному идентификатору</w:t>
            </w:r>
            <w:r w:rsidRPr="00516216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 xml:space="preserve">(предлагается использовать код из </w:t>
            </w:r>
            <w:r w:rsidRPr="00EB11F1">
              <w:rPr>
                <w:color w:val="172B4D"/>
              </w:rPr>
              <w:t>IGS-</w:t>
            </w:r>
            <w:proofErr w:type="spellStart"/>
            <w:r w:rsidRPr="00EB11F1">
              <w:rPr>
                <w:color w:val="172B4D"/>
              </w:rPr>
              <w:t>FPS_payAccount</w:t>
            </w:r>
            <w:proofErr w:type="spellEnd"/>
            <w:r>
              <w:rPr>
                <w:color w:val="172B4D"/>
              </w:rPr>
              <w:t>)</w:t>
            </w:r>
            <w:r>
              <w:rPr>
                <w:rFonts w:ascii="Times New Roman" w:hAnsi="Times New Roman"/>
                <w:lang w:eastAsia="ru-RU"/>
              </w:rPr>
              <w:t>:</w:t>
            </w:r>
          </w:p>
          <w:p w14:paraId="4D9799FB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Если найден, то вернуть ошибку, что такой документ существует.</w:t>
            </w:r>
          </w:p>
          <w:p w14:paraId="4BFB0A86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Если не найден, то выполнить операцию.</w:t>
            </w:r>
          </w:p>
          <w:p w14:paraId="78CF966F" w14:textId="77777777" w:rsidR="002F6B78" w:rsidRPr="00516216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 xml:space="preserve">Храним </w:t>
            </w:r>
            <w:proofErr w:type="gramStart"/>
            <w:r>
              <w:rPr>
                <w:rFonts w:ascii="Times New Roman" w:hAnsi="Times New Roman"/>
                <w:lang w:val="en-US" w:eastAsia="ru-RU"/>
              </w:rPr>
              <w:t>GUON</w:t>
            </w:r>
            <w:r w:rsidRPr="00516216">
              <w:rPr>
                <w:rFonts w:ascii="Times New Roman" w:hAnsi="Times New Roman"/>
                <w:lang w:eastAsia="ru-RU"/>
              </w:rPr>
              <w:t xml:space="preserve"> </w:t>
            </w:r>
            <w:r>
              <w:rPr>
                <w:rFonts w:ascii="Times New Roman" w:hAnsi="Times New Roman"/>
                <w:lang w:eastAsia="ru-RU"/>
              </w:rPr>
              <w:t xml:space="preserve"> в</w:t>
            </w:r>
            <w:proofErr w:type="gramEnd"/>
            <w:r>
              <w:rPr>
                <w:rFonts w:ascii="Times New Roman" w:hAnsi="Times New Roman"/>
                <w:lang w:eastAsia="ru-RU"/>
              </w:rPr>
              <w:t xml:space="preserve"> Первичный документ\вкладка </w:t>
            </w:r>
            <w:proofErr w:type="spellStart"/>
            <w:r>
              <w:rPr>
                <w:rFonts w:ascii="Times New Roman" w:hAnsi="Times New Roman"/>
                <w:lang w:eastAsia="ru-RU"/>
              </w:rPr>
              <w:t>Допатрибуты</w:t>
            </w:r>
            <w:proofErr w:type="spellEnd"/>
            <w:r>
              <w:rPr>
                <w:rFonts w:ascii="Times New Roman" w:hAnsi="Times New Roman"/>
                <w:lang w:eastAsia="ru-RU"/>
              </w:rPr>
              <w:t xml:space="preserve">\ поле </w:t>
            </w:r>
            <w:r>
              <w:rPr>
                <w:rFonts w:ascii="Times New Roman" w:hAnsi="Times New Roman"/>
                <w:lang w:val="en-US" w:eastAsia="ru-RU"/>
              </w:rPr>
              <w:t>GUON</w:t>
            </w:r>
            <w:r>
              <w:rPr>
                <w:rFonts w:ascii="Times New Roman" w:hAnsi="Times New Roman"/>
                <w:lang w:eastAsia="ru-RU"/>
              </w:rPr>
              <w:t>»</w:t>
            </w:r>
          </w:p>
          <w:p w14:paraId="4120B361" w14:textId="671F294E" w:rsidR="003B104E" w:rsidRDefault="00126D65" w:rsidP="00003407">
            <w:pPr>
              <w:autoSpaceDE w:val="0"/>
              <w:autoSpaceDN w:val="0"/>
              <w:adjustRightInd w:val="0"/>
              <w:rPr>
                <w:rFonts w:ascii="Times New Roman" w:hAnsi="Times New Roman"/>
                <w:lang w:eastAsia="ru-RU"/>
              </w:rPr>
            </w:pPr>
            <w:hyperlink w:anchor="GUON" w:history="1">
              <w:r w:rsidR="003B104E" w:rsidRPr="003B104E">
                <w:rPr>
                  <w:rStyle w:val="af1"/>
                  <w:rFonts w:ascii="Times New Roman" w:hAnsi="Times New Roman"/>
                  <w:lang w:eastAsia="ru-RU"/>
                </w:rPr>
                <w:t>Описание настройки GUON</w:t>
              </w:r>
            </w:hyperlink>
            <w:r w:rsidR="003B104E" w:rsidRPr="003B104E">
              <w:rPr>
                <w:rFonts w:ascii="Times New Roman" w:hAnsi="Times New Roman"/>
                <w:lang w:eastAsia="ru-RU"/>
              </w:rPr>
              <w:t>.</w:t>
            </w:r>
          </w:p>
          <w:p w14:paraId="7DE761F1" w14:textId="77777777" w:rsidR="002F6B78" w:rsidRPr="008F513B" w:rsidRDefault="002F6B78" w:rsidP="00966DC5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2F6B78" w:rsidRPr="002F2ED3" w14:paraId="3182C17C" w14:textId="77777777" w:rsidTr="00003407">
        <w:tc>
          <w:tcPr>
            <w:tcW w:w="1620" w:type="dxa"/>
          </w:tcPr>
          <w:p w14:paraId="524CB339" w14:textId="77777777" w:rsidR="002F6B78" w:rsidRPr="00824FED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Номер платежного поручения</w:t>
            </w:r>
          </w:p>
        </w:tc>
        <w:tc>
          <w:tcPr>
            <w:tcW w:w="222" w:type="dxa"/>
          </w:tcPr>
          <w:p w14:paraId="63846A1F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9E80DFC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630" w:type="dxa"/>
          </w:tcPr>
          <w:p w14:paraId="4050A081" w14:textId="77777777" w:rsidR="002F6B78" w:rsidRDefault="002F6B78" w:rsidP="0000340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Настроен</w:t>
            </w:r>
            <w:r w:rsidRPr="00BD36F8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 автоматическое формирование номера с учетом </w:t>
            </w:r>
            <w:r w:rsidRPr="004C4E98">
              <w:rPr>
                <w:rFonts w:ascii="Times New Roman" w:hAnsi="Times New Roman"/>
              </w:rPr>
              <w:t>подразделений Банка</w:t>
            </w:r>
            <w:r>
              <w:rPr>
                <w:rFonts w:ascii="Times New Roman" w:hAnsi="Times New Roman"/>
              </w:rPr>
              <w:t>.</w:t>
            </w:r>
          </w:p>
          <w:p w14:paraId="066D7DE0" w14:textId="1E282A2F" w:rsidR="00A2375F" w:rsidRPr="002F2ED3" w:rsidRDefault="00A2375F" w:rsidP="00A2375F">
            <w:pPr>
              <w:rPr>
                <w:rFonts w:ascii="Times New Roman" w:hAnsi="Times New Roman"/>
              </w:rPr>
            </w:pPr>
            <w:r w:rsidRPr="000C031F">
              <w:rPr>
                <w:rFonts w:ascii="Times New Roman" w:hAnsi="Times New Roman"/>
              </w:rPr>
              <w:t>При расчетах МФР дочерний документ наследует номер  родительского.</w:t>
            </w:r>
          </w:p>
        </w:tc>
      </w:tr>
      <w:tr w:rsidR="002F6B78" w:rsidRPr="002F2ED3" w14:paraId="5C53C753" w14:textId="77777777" w:rsidTr="00003407">
        <w:tc>
          <w:tcPr>
            <w:tcW w:w="1620" w:type="dxa"/>
          </w:tcPr>
          <w:p w14:paraId="004573FD" w14:textId="77777777" w:rsidR="002F6B78" w:rsidRPr="002F2ED3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r w:rsidRPr="002F2ED3">
              <w:rPr>
                <w:rFonts w:ascii="Times New Roman" w:hAnsi="Times New Roman"/>
                <w:lang w:val="en-US" w:eastAsia="ru-RU"/>
              </w:rPr>
              <w:t>Date</w:t>
            </w:r>
          </w:p>
        </w:tc>
        <w:tc>
          <w:tcPr>
            <w:tcW w:w="222" w:type="dxa"/>
          </w:tcPr>
          <w:p w14:paraId="037F5E65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85505FC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00D36CBA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Дата операции:</w:t>
            </w:r>
          </w:p>
          <w:p w14:paraId="49FED68A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 xml:space="preserve">Отменить -  </w:t>
            </w:r>
            <w:proofErr w:type="spellStart"/>
            <w:proofErr w:type="gramStart"/>
            <w:r w:rsidRPr="002F2ED3">
              <w:rPr>
                <w:rFonts w:ascii="Times New Roman" w:hAnsi="Times New Roman"/>
                <w:lang w:eastAsia="ru-RU"/>
              </w:rPr>
              <w:t>getadate</w:t>
            </w:r>
            <w:proofErr w:type="spellEnd"/>
            <w:r w:rsidRPr="002F2ED3">
              <w:rPr>
                <w:rFonts w:ascii="Times New Roman" w:hAnsi="Times New Roman"/>
                <w:lang w:eastAsia="ru-RU"/>
              </w:rPr>
              <w:t>(</w:t>
            </w:r>
            <w:proofErr w:type="gramEnd"/>
            <w:r w:rsidRPr="002F2ED3">
              <w:rPr>
                <w:rFonts w:ascii="Times New Roman" w:hAnsi="Times New Roman"/>
                <w:lang w:eastAsia="ru-RU"/>
              </w:rPr>
              <w:t>)!!!</w:t>
            </w:r>
          </w:p>
          <w:p w14:paraId="50794419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Реализовать формирование документа в соответствующую дату операционного дня</w:t>
            </w:r>
          </w:p>
          <w:p w14:paraId="573661D3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2F6B78" w:rsidRPr="002F2ED3" w14:paraId="7762B683" w14:textId="77777777" w:rsidTr="00003407">
        <w:tc>
          <w:tcPr>
            <w:tcW w:w="1620" w:type="dxa"/>
          </w:tcPr>
          <w:p w14:paraId="151295AB" w14:textId="77777777" w:rsidR="002F6B78" w:rsidRPr="002F2ED3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2F2ED3">
              <w:rPr>
                <w:rFonts w:ascii="Times New Roman" w:hAnsi="Times New Roman"/>
                <w:lang w:val="en-US" w:eastAsia="ru-RU"/>
              </w:rPr>
              <w:t>InstrumentID</w:t>
            </w:r>
            <w:proofErr w:type="spellEnd"/>
          </w:p>
        </w:tc>
        <w:tc>
          <w:tcPr>
            <w:tcW w:w="222" w:type="dxa"/>
          </w:tcPr>
          <w:p w14:paraId="050484C9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1966C752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6F96664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Финансовая операция</w:t>
            </w:r>
          </w:p>
          <w:p w14:paraId="78D9B662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5336C64F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 xml:space="preserve">Если </w:t>
            </w:r>
            <w:r w:rsidRPr="002F2ED3">
              <w:rPr>
                <w:rFonts w:ascii="Times New Roman" w:hAnsi="Times New Roman"/>
                <w:lang w:val="en-US" w:eastAsia="ru-RU"/>
              </w:rPr>
              <w:t>NULL</w:t>
            </w:r>
            <w:r w:rsidRPr="002F2ED3">
              <w:rPr>
                <w:rFonts w:ascii="Times New Roman" w:hAnsi="Times New Roman"/>
                <w:lang w:eastAsia="ru-RU"/>
              </w:rPr>
              <w:t>, то подставляем ФО **</w:t>
            </w:r>
            <w:proofErr w:type="spellStart"/>
            <w:r w:rsidRPr="002F2ED3">
              <w:rPr>
                <w:rFonts w:ascii="Times New Roman" w:hAnsi="Times New Roman"/>
                <w:lang w:eastAsia="ru-RU"/>
              </w:rPr>
              <w:t>ПлатПор</w:t>
            </w:r>
            <w:proofErr w:type="spellEnd"/>
          </w:p>
        </w:tc>
      </w:tr>
      <w:tr w:rsidR="002F6B78" w:rsidRPr="002F2ED3" w14:paraId="45A1BBB2" w14:textId="77777777" w:rsidTr="00003407">
        <w:tc>
          <w:tcPr>
            <w:tcW w:w="1620" w:type="dxa"/>
          </w:tcPr>
          <w:p w14:paraId="2100BC6C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2F2ED3">
              <w:rPr>
                <w:rFonts w:ascii="Times New Roman" w:hAnsi="Times New Roman"/>
                <w:lang w:val="en-US" w:eastAsia="ru-RU"/>
              </w:rPr>
              <w:t>OpCode</w:t>
            </w:r>
            <w:proofErr w:type="spellEnd"/>
          </w:p>
        </w:tc>
        <w:tc>
          <w:tcPr>
            <w:tcW w:w="222" w:type="dxa"/>
          </w:tcPr>
          <w:p w14:paraId="34494663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7A1E24EB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717B4D38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Вид операции. В\О</w:t>
            </w:r>
          </w:p>
          <w:p w14:paraId="224E554E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322B63D5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 xml:space="preserve">Если </w:t>
            </w:r>
            <w:r w:rsidRPr="002F2ED3">
              <w:rPr>
                <w:rFonts w:ascii="Times New Roman" w:hAnsi="Times New Roman"/>
                <w:lang w:val="en-US" w:eastAsia="ru-RU"/>
              </w:rPr>
              <w:t>NULL</w:t>
            </w:r>
            <w:r w:rsidRPr="002F2ED3">
              <w:rPr>
                <w:rFonts w:ascii="Times New Roman" w:hAnsi="Times New Roman"/>
                <w:lang w:eastAsia="ru-RU"/>
              </w:rPr>
              <w:t>, то подставляем = 1</w:t>
            </w:r>
          </w:p>
        </w:tc>
      </w:tr>
      <w:tr w:rsidR="002F6B78" w:rsidRPr="002F2ED3" w14:paraId="23900DEC" w14:textId="77777777" w:rsidTr="00003407">
        <w:tc>
          <w:tcPr>
            <w:tcW w:w="1620" w:type="dxa"/>
          </w:tcPr>
          <w:p w14:paraId="68AA62EB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2F2ED3">
              <w:rPr>
                <w:rFonts w:ascii="Times New Roman" w:hAnsi="Times New Roman"/>
                <w:lang w:val="en-US" w:eastAsia="ru-RU"/>
              </w:rPr>
              <w:t>BatchID</w:t>
            </w:r>
            <w:proofErr w:type="spellEnd"/>
          </w:p>
        </w:tc>
        <w:tc>
          <w:tcPr>
            <w:tcW w:w="222" w:type="dxa"/>
          </w:tcPr>
          <w:p w14:paraId="6BA1C79B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38737746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40B39CE9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Пачка.</w:t>
            </w:r>
          </w:p>
          <w:p w14:paraId="45976060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5B591286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Если </w:t>
            </w:r>
            <w:r w:rsidRPr="00E51672">
              <w:rPr>
                <w:rFonts w:ascii="Times New Roman" w:hAnsi="Times New Roman"/>
                <w:lang w:val="en-US" w:eastAsia="ru-RU"/>
              </w:rPr>
              <w:t>NULL</w:t>
            </w:r>
            <w:r w:rsidRPr="00E51672">
              <w:rPr>
                <w:rFonts w:ascii="Times New Roman" w:hAnsi="Times New Roman"/>
                <w:lang w:eastAsia="ru-RU"/>
              </w:rPr>
              <w:t>, то проверяем владельца:</w:t>
            </w:r>
          </w:p>
          <w:p w14:paraId="03287BBF" w14:textId="77777777" w:rsidR="002F6B78" w:rsidRPr="00E51672" w:rsidRDefault="002F6B78" w:rsidP="00003407">
            <w:pPr>
              <w:rPr>
                <w:rFonts w:ascii="Times New Roman" w:hAnsi="Times New Roman"/>
                <w:b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- по счету кредит (</w:t>
            </w:r>
            <w:proofErr w:type="spellStart"/>
            <w:r w:rsidRPr="00E51672">
              <w:rPr>
                <w:rFonts w:ascii="Times New Roman" w:hAnsi="Times New Roman"/>
                <w:b/>
                <w:lang w:val="en-US" w:eastAsia="ru-RU"/>
              </w:rPr>
              <w:t>igs</w:t>
            </w:r>
            <w:proofErr w:type="spellEnd"/>
            <w:r w:rsidRPr="00E51672">
              <w:rPr>
                <w:rFonts w:ascii="Times New Roman" w:hAnsi="Times New Roman"/>
                <w:b/>
                <w:lang w:eastAsia="ru-RU"/>
              </w:rPr>
              <w:t>_</w:t>
            </w:r>
            <w:proofErr w:type="spellStart"/>
            <w:proofErr w:type="gramStart"/>
            <w:r w:rsidRPr="00E51672">
              <w:rPr>
                <w:rFonts w:ascii="Times New Roman" w:hAnsi="Times New Roman"/>
                <w:b/>
                <w:lang w:val="en-US" w:eastAsia="ru-RU"/>
              </w:rPr>
              <w:t>DigitalRub</w:t>
            </w:r>
            <w:proofErr w:type="spellEnd"/>
            <w:r w:rsidRPr="00E51672">
              <w:rPr>
                <w:rFonts w:ascii="Times New Roman" w:hAnsi="Times New Roman"/>
                <w:b/>
                <w:lang w:eastAsia="ru-RU"/>
              </w:rPr>
              <w:t>)\</w:t>
            </w:r>
            <w:proofErr w:type="gramEnd"/>
            <w:r w:rsidRPr="00E51672">
              <w:rPr>
                <w:rFonts w:ascii="Times New Roman" w:hAnsi="Times New Roman"/>
                <w:b/>
                <w:lang w:eastAsia="ru-RU"/>
              </w:rPr>
              <w:t xml:space="preserve"> по счету дебет(</w:t>
            </w:r>
            <w:proofErr w:type="spellStart"/>
            <w:r w:rsidRPr="00E51672">
              <w:rPr>
                <w:rFonts w:ascii="Times New Roman" w:hAnsi="Times New Roman"/>
                <w:b/>
                <w:lang w:val="en-US" w:eastAsia="ru-RU"/>
              </w:rPr>
              <w:t>igs</w:t>
            </w:r>
            <w:proofErr w:type="spellEnd"/>
            <w:r w:rsidRPr="00E51672">
              <w:rPr>
                <w:rFonts w:ascii="Times New Roman" w:hAnsi="Times New Roman"/>
                <w:b/>
                <w:lang w:eastAsia="ru-RU"/>
              </w:rPr>
              <w:t>_</w:t>
            </w:r>
            <w:proofErr w:type="spellStart"/>
            <w:r w:rsidRPr="00E51672">
              <w:rPr>
                <w:rFonts w:ascii="Times New Roman" w:hAnsi="Times New Roman"/>
                <w:b/>
                <w:lang w:val="en-US" w:eastAsia="ru-RU"/>
              </w:rPr>
              <w:t>BuyDigitalRub</w:t>
            </w:r>
            <w:proofErr w:type="spellEnd"/>
            <w:r w:rsidRPr="00E51672">
              <w:rPr>
                <w:rFonts w:ascii="Times New Roman" w:hAnsi="Times New Roman"/>
                <w:b/>
                <w:lang w:eastAsia="ru-RU"/>
              </w:rPr>
              <w:t>),</w:t>
            </w:r>
          </w:p>
          <w:p w14:paraId="431FF26D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если ФЛ подставляем пачку «ЦФР ФЛ»,</w:t>
            </w:r>
          </w:p>
          <w:p w14:paraId="1F398E36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если ЮЛ подставляем пачку «ЦФР ЮЛ»</w:t>
            </w:r>
          </w:p>
          <w:p w14:paraId="3BA4279A" w14:textId="565EABCE" w:rsidR="00A2375F" w:rsidRPr="00E51672" w:rsidRDefault="00A2375F" w:rsidP="00A2375F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</w:rPr>
              <w:t>При расчетах МФР дочерний документ наследует пачку родительского.</w:t>
            </w:r>
          </w:p>
        </w:tc>
      </w:tr>
      <w:tr w:rsidR="002F6B78" w:rsidRPr="002F2ED3" w14:paraId="4E074B0B" w14:textId="77777777" w:rsidTr="00003407">
        <w:tc>
          <w:tcPr>
            <w:tcW w:w="1620" w:type="dxa"/>
          </w:tcPr>
          <w:p w14:paraId="6872DB71" w14:textId="77777777" w:rsidR="002F6B78" w:rsidRPr="002F2ED3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2F2ED3">
              <w:rPr>
                <w:rFonts w:ascii="Times New Roman" w:hAnsi="Times New Roman"/>
                <w:lang w:val="en-US" w:eastAsia="ru-RU"/>
              </w:rPr>
              <w:t>PaymentType</w:t>
            </w:r>
            <w:proofErr w:type="spellEnd"/>
          </w:p>
        </w:tc>
        <w:tc>
          <w:tcPr>
            <w:tcW w:w="222" w:type="dxa"/>
          </w:tcPr>
          <w:p w14:paraId="19596D8C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16CC5221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37776D4B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Вид платежа</w:t>
            </w:r>
          </w:p>
          <w:p w14:paraId="7BA89DA6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0EB4ED7B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Если </w:t>
            </w:r>
            <w:r w:rsidRPr="00E51672">
              <w:rPr>
                <w:rFonts w:ascii="Times New Roman" w:hAnsi="Times New Roman"/>
                <w:lang w:val="en-US" w:eastAsia="ru-RU"/>
              </w:rPr>
              <w:t>NULL</w:t>
            </w:r>
            <w:r w:rsidRPr="00E51672">
              <w:rPr>
                <w:rFonts w:ascii="Times New Roman" w:hAnsi="Times New Roman"/>
                <w:lang w:eastAsia="ru-RU"/>
              </w:rPr>
              <w:t xml:space="preserve">, то подставляем  = </w:t>
            </w:r>
            <w:proofErr w:type="spellStart"/>
            <w:r w:rsidRPr="00E51672">
              <w:rPr>
                <w:rFonts w:ascii="Times New Roman" w:hAnsi="Times New Roman"/>
                <w:lang w:eastAsia="ru-RU"/>
              </w:rPr>
              <w:t>Электронно</w:t>
            </w:r>
            <w:proofErr w:type="spellEnd"/>
          </w:p>
        </w:tc>
      </w:tr>
      <w:tr w:rsidR="002F6B78" w:rsidRPr="00ED038D" w14:paraId="5302EE4B" w14:textId="77777777" w:rsidTr="00003407">
        <w:tc>
          <w:tcPr>
            <w:tcW w:w="1620" w:type="dxa"/>
          </w:tcPr>
          <w:p w14:paraId="08D6CA27" w14:textId="77777777" w:rsidR="002F6B78" w:rsidRPr="002F2ED3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r w:rsidRPr="002F2ED3">
              <w:rPr>
                <w:rFonts w:ascii="Times New Roman" w:hAnsi="Times New Roman"/>
                <w:lang w:val="en-US" w:eastAsia="ru-RU"/>
              </w:rPr>
              <w:t>Priority</w:t>
            </w:r>
          </w:p>
        </w:tc>
        <w:tc>
          <w:tcPr>
            <w:tcW w:w="222" w:type="dxa"/>
          </w:tcPr>
          <w:p w14:paraId="3315F5E3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C86D663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2F2ED3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0BDB7467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Очередность </w:t>
            </w:r>
          </w:p>
          <w:p w14:paraId="7D0D3E33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Поле необязательное для передачи.</w:t>
            </w:r>
          </w:p>
          <w:p w14:paraId="00181FDF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Если </w:t>
            </w:r>
            <w:r w:rsidRPr="00E51672">
              <w:rPr>
                <w:rFonts w:ascii="Times New Roman" w:hAnsi="Times New Roman"/>
                <w:lang w:val="en-US" w:eastAsia="ru-RU"/>
              </w:rPr>
              <w:t>NULL</w:t>
            </w:r>
            <w:r w:rsidRPr="00E51672">
              <w:rPr>
                <w:rFonts w:ascii="Times New Roman" w:hAnsi="Times New Roman"/>
                <w:lang w:eastAsia="ru-RU"/>
              </w:rPr>
              <w:t>, то подставляем = 5</w:t>
            </w:r>
          </w:p>
          <w:p w14:paraId="388B4C82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2F6B78" w:rsidRPr="00ED038D" w14:paraId="4A3FEF3B" w14:textId="77777777" w:rsidTr="00003407">
        <w:tc>
          <w:tcPr>
            <w:tcW w:w="1620" w:type="dxa"/>
          </w:tcPr>
          <w:p w14:paraId="327C9D45" w14:textId="77777777" w:rsidR="002F6B78" w:rsidRPr="008B3F2B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-</w:t>
            </w:r>
          </w:p>
        </w:tc>
        <w:tc>
          <w:tcPr>
            <w:tcW w:w="222" w:type="dxa"/>
          </w:tcPr>
          <w:p w14:paraId="71AA3ABA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2A9BE988" w14:textId="77777777" w:rsidR="002F6B78" w:rsidRPr="002F2ED3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По умолчанию</w:t>
            </w:r>
          </w:p>
        </w:tc>
        <w:tc>
          <w:tcPr>
            <w:tcW w:w="6630" w:type="dxa"/>
          </w:tcPr>
          <w:p w14:paraId="3A5AD8E7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Если входной </w:t>
            </w:r>
            <w:r w:rsidRPr="00E51672">
              <w:rPr>
                <w:rFonts w:ascii="Times New Roman" w:hAnsi="Times New Roman"/>
                <w:lang w:val="en-US" w:eastAsia="ru-RU"/>
              </w:rPr>
              <w:t>Priority</w:t>
            </w:r>
            <w:r w:rsidRPr="00E51672">
              <w:rPr>
                <w:rFonts w:ascii="Times New Roman" w:hAnsi="Times New Roman"/>
                <w:lang w:eastAsia="ru-RU"/>
              </w:rPr>
              <w:t xml:space="preserve">  = 5, Поле «Обработка» = 99</w:t>
            </w:r>
          </w:p>
        </w:tc>
      </w:tr>
      <w:tr w:rsidR="002F6B78" w:rsidRPr="00AB23D2" w14:paraId="4BB26F22" w14:textId="77777777" w:rsidTr="00003407">
        <w:tc>
          <w:tcPr>
            <w:tcW w:w="1620" w:type="dxa"/>
          </w:tcPr>
          <w:p w14:paraId="11C9980F" w14:textId="77777777" w:rsidR="002F6B78" w:rsidRPr="00AB23D2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AB23D2">
              <w:rPr>
                <w:rFonts w:ascii="Times New Roman" w:hAnsi="Times New Roman"/>
                <w:lang w:val="en-US" w:eastAsia="ru-RU"/>
              </w:rPr>
              <w:t>BranchID</w:t>
            </w:r>
            <w:proofErr w:type="spellEnd"/>
          </w:p>
        </w:tc>
        <w:tc>
          <w:tcPr>
            <w:tcW w:w="222" w:type="dxa"/>
          </w:tcPr>
          <w:p w14:paraId="7DDB20F5" w14:textId="77777777" w:rsidR="002F6B78" w:rsidRPr="00AB23D2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</w:p>
        </w:tc>
        <w:tc>
          <w:tcPr>
            <w:tcW w:w="1291" w:type="dxa"/>
          </w:tcPr>
          <w:p w14:paraId="5A8C48F8" w14:textId="77777777" w:rsidR="002F6B78" w:rsidRPr="00AB23D2" w:rsidRDefault="002F6B78" w:rsidP="00003407">
            <w:pPr>
              <w:rPr>
                <w:rFonts w:ascii="Times New Roman" w:hAnsi="Times New Roman"/>
                <w:shd w:val="clear" w:color="auto" w:fill="FFFFFF"/>
              </w:rPr>
            </w:pPr>
            <w:r w:rsidRPr="00AB23D2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7BF8FFDA" w14:textId="77777777" w:rsidR="00C23EC1" w:rsidRPr="00E51672" w:rsidRDefault="00C23EC1" w:rsidP="00C23EC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Филиалы\Отделения (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tBranch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)</w:t>
            </w:r>
          </w:p>
          <w:p w14:paraId="52D83692" w14:textId="1A7C525F" w:rsidR="002F6B78" w:rsidRPr="00E51672" w:rsidRDefault="00C23EC1" w:rsidP="00C23EC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b/>
                <w:lang w:eastAsia="ru-RU"/>
              </w:rPr>
              <w:t>Исключаем</w:t>
            </w:r>
            <w:r w:rsidRPr="00E51672">
              <w:rPr>
                <w:rFonts w:ascii="Times New Roman" w:hAnsi="Times New Roman"/>
                <w:lang w:eastAsia="ru-RU"/>
              </w:rPr>
              <w:t xml:space="preserve"> входной параметр, т.к. филиал и его БИК наигрывают от счета клиента и передают на вход процедуре в параметре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BICIn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 xml:space="preserve"> или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BICOut</w:t>
            </w:r>
            <w:proofErr w:type="spellEnd"/>
          </w:p>
        </w:tc>
      </w:tr>
      <w:tr w:rsidR="002F6B78" w14:paraId="6E0B325B" w14:textId="77777777" w:rsidTr="00003407">
        <w:tc>
          <w:tcPr>
            <w:tcW w:w="1620" w:type="dxa"/>
          </w:tcPr>
          <w:p w14:paraId="175E3B01" w14:textId="77777777" w:rsidR="002F6B78" w:rsidRPr="0059243F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>
              <w:rPr>
                <w:rFonts w:ascii="Times New Roman" w:hAnsi="Times New Roman"/>
                <w:lang w:val="en-US" w:eastAsia="ru-RU"/>
              </w:rPr>
              <w:t>AccDebet</w:t>
            </w:r>
            <w:proofErr w:type="spellEnd"/>
          </w:p>
        </w:tc>
        <w:tc>
          <w:tcPr>
            <w:tcW w:w="222" w:type="dxa"/>
          </w:tcPr>
          <w:p w14:paraId="150A4C10" w14:textId="77777777" w:rsidR="002F6B78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</w:p>
        </w:tc>
        <w:tc>
          <w:tcPr>
            <w:tcW w:w="1291" w:type="dxa"/>
          </w:tcPr>
          <w:p w14:paraId="4714CC37" w14:textId="77777777" w:rsidR="002F6B78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F87335">
              <w:rPr>
                <w:rFonts w:ascii="Times New Roman" w:hAnsi="Times New Roman"/>
                <w:color w:val="222222"/>
                <w:shd w:val="clear" w:color="auto" w:fill="FFFFFF"/>
              </w:rPr>
              <w:t>Входной</w:t>
            </w:r>
          </w:p>
        </w:tc>
        <w:tc>
          <w:tcPr>
            <w:tcW w:w="6630" w:type="dxa"/>
          </w:tcPr>
          <w:p w14:paraId="03EB41FC" w14:textId="77777777" w:rsidR="002F6B78" w:rsidRPr="00E51672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E51672">
              <w:rPr>
                <w:rFonts w:ascii="Times New Roman" w:hAnsi="Times New Roman"/>
                <w:color w:val="222222"/>
                <w:shd w:val="clear" w:color="auto" w:fill="FFFFFF"/>
              </w:rPr>
              <w:t>Счета по дебету</w:t>
            </w:r>
          </w:p>
          <w:p w14:paraId="734F1884" w14:textId="77777777" w:rsidR="002F6B78" w:rsidRPr="00E51672" w:rsidRDefault="002F6B78" w:rsidP="00003407">
            <w:pPr>
              <w:rPr>
                <w:rFonts w:ascii="Times New Roman" w:hAnsi="Times New Roman"/>
              </w:rPr>
            </w:pPr>
            <w:r w:rsidRPr="00E51672">
              <w:rPr>
                <w:rFonts w:ascii="Times New Roman" w:hAnsi="Times New Roman"/>
              </w:rPr>
              <w:lastRenderedPageBreak/>
              <w:t xml:space="preserve">Если </w:t>
            </w:r>
            <w:proofErr w:type="spellStart"/>
            <w:r w:rsidRPr="00E51672">
              <w:rPr>
                <w:rFonts w:ascii="Times New Roman" w:hAnsi="Times New Roman"/>
              </w:rPr>
              <w:t>BranchID</w:t>
            </w:r>
            <w:proofErr w:type="spellEnd"/>
            <w:r w:rsidRPr="00E51672">
              <w:rPr>
                <w:rFonts w:ascii="Times New Roman" w:hAnsi="Times New Roman"/>
              </w:rPr>
              <w:t xml:space="preserve"> = 2000, то создаем ПП в ГО</w:t>
            </w:r>
          </w:p>
          <w:p w14:paraId="3C6C7418" w14:textId="6C73937A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- Дебет </w:t>
            </w:r>
            <w:r w:rsidR="00E8397F" w:rsidRPr="00E51672">
              <w:rPr>
                <w:rFonts w:ascii="Times New Roman" w:hAnsi="Times New Roman"/>
                <w:lang w:eastAsia="ru-RU"/>
              </w:rPr>
              <w:t xml:space="preserve">Счет клиента </w:t>
            </w:r>
            <w:r w:rsidRPr="00E51672">
              <w:rPr>
                <w:rFonts w:ascii="Times New Roman" w:hAnsi="Times New Roman"/>
                <w:lang w:eastAsia="ru-RU"/>
              </w:rPr>
              <w:t xml:space="preserve">– Кредит </w:t>
            </w:r>
            <w:r w:rsidR="00E8397F" w:rsidRPr="00E51672">
              <w:rPr>
                <w:rFonts w:ascii="Times New Roman" w:hAnsi="Times New Roman"/>
                <w:lang w:eastAsia="ru-RU"/>
              </w:rPr>
              <w:t>47423810 (ЦР)</w:t>
            </w:r>
          </w:p>
          <w:p w14:paraId="27AE852D" w14:textId="77777777" w:rsidR="002F6B78" w:rsidRPr="00E51672" w:rsidRDefault="002F6B78" w:rsidP="00003407">
            <w:pPr>
              <w:rPr>
                <w:rFonts w:ascii="Times New Roman" w:hAnsi="Times New Roman"/>
              </w:rPr>
            </w:pPr>
          </w:p>
          <w:p w14:paraId="6D37DB9F" w14:textId="23A271F1" w:rsidR="002F6B78" w:rsidRPr="00E51672" w:rsidRDefault="002F6B78" w:rsidP="00003407">
            <w:pPr>
              <w:rPr>
                <w:rFonts w:ascii="Times New Roman" w:hAnsi="Times New Roman"/>
              </w:rPr>
            </w:pPr>
            <w:r w:rsidRPr="00E51672">
              <w:rPr>
                <w:rFonts w:ascii="Times New Roman" w:hAnsi="Times New Roman"/>
              </w:rPr>
              <w:t xml:space="preserve">Если </w:t>
            </w:r>
            <w:proofErr w:type="spellStart"/>
            <w:r w:rsidRPr="00E51672">
              <w:rPr>
                <w:rFonts w:ascii="Times New Roman" w:hAnsi="Times New Roman"/>
              </w:rPr>
              <w:t>BranchID</w:t>
            </w:r>
            <w:proofErr w:type="spellEnd"/>
            <w:r w:rsidRPr="00E51672">
              <w:rPr>
                <w:rFonts w:ascii="Times New Roman" w:hAnsi="Times New Roman"/>
              </w:rPr>
              <w:t xml:space="preserve"> &lt;&gt; 2000,</w:t>
            </w:r>
            <w:r w:rsidR="00952088" w:rsidRPr="00E51672">
              <w:rPr>
                <w:rFonts w:ascii="Times New Roman" w:hAnsi="Times New Roman"/>
              </w:rPr>
              <w:t xml:space="preserve"> т.е. филиал,</w:t>
            </w:r>
            <w:r w:rsidRPr="00E51672">
              <w:rPr>
                <w:rFonts w:ascii="Times New Roman" w:hAnsi="Times New Roman"/>
              </w:rPr>
              <w:t xml:space="preserve"> </w:t>
            </w:r>
          </w:p>
          <w:p w14:paraId="12F15F85" w14:textId="5C20E4AF" w:rsidR="002F6B78" w:rsidRPr="00E51672" w:rsidRDefault="00952088" w:rsidP="00003407">
            <w:pPr>
              <w:rPr>
                <w:rFonts w:ascii="Times New Roman" w:hAnsi="Times New Roman"/>
              </w:rPr>
            </w:pPr>
            <w:r w:rsidRPr="00E51672">
              <w:rPr>
                <w:rFonts w:ascii="Times New Roman" w:hAnsi="Times New Roman"/>
              </w:rPr>
              <w:t>т</w:t>
            </w:r>
            <w:r w:rsidR="002F6B78" w:rsidRPr="00E51672">
              <w:rPr>
                <w:rFonts w:ascii="Times New Roman" w:hAnsi="Times New Roman"/>
              </w:rPr>
              <w:t xml:space="preserve">о в </w:t>
            </w:r>
            <w:r w:rsidRPr="00E51672">
              <w:rPr>
                <w:rFonts w:ascii="Times New Roman" w:hAnsi="Times New Roman"/>
              </w:rPr>
              <w:t xml:space="preserve">Филиале </w:t>
            </w:r>
            <w:r w:rsidR="002F6B78" w:rsidRPr="00E51672">
              <w:rPr>
                <w:rFonts w:ascii="Times New Roman" w:hAnsi="Times New Roman"/>
              </w:rPr>
              <w:t>создаем</w:t>
            </w:r>
          </w:p>
          <w:p w14:paraId="50EA356D" w14:textId="32E8F1A3" w:rsidR="002F6B78" w:rsidRPr="00E51672" w:rsidRDefault="00A13D4E" w:rsidP="00003407">
            <w:pPr>
              <w:rPr>
                <w:rFonts w:ascii="Times New Roman" w:hAnsi="Times New Roman"/>
                <w:color w:val="172B4D"/>
              </w:rPr>
            </w:pPr>
            <w:r w:rsidRPr="00E51672">
              <w:rPr>
                <w:rFonts w:ascii="Times New Roman" w:hAnsi="Times New Roman"/>
                <w:color w:val="172B4D"/>
              </w:rPr>
              <w:t>1.</w:t>
            </w:r>
            <w:r w:rsidR="002F6B78" w:rsidRPr="00E51672">
              <w:rPr>
                <w:rFonts w:ascii="Times New Roman" w:hAnsi="Times New Roman"/>
                <w:color w:val="172B4D"/>
              </w:rPr>
              <w:t xml:space="preserve">Дебет </w:t>
            </w:r>
            <w:r w:rsidR="00E8397F" w:rsidRPr="00E51672">
              <w:rPr>
                <w:rFonts w:ascii="Times New Roman" w:hAnsi="Times New Roman"/>
                <w:color w:val="172B4D"/>
              </w:rPr>
              <w:t xml:space="preserve">Счет клиента </w:t>
            </w:r>
            <w:r w:rsidR="002F6B78" w:rsidRPr="00E51672">
              <w:rPr>
                <w:rFonts w:ascii="Times New Roman" w:hAnsi="Times New Roman"/>
                <w:color w:val="172B4D"/>
              </w:rPr>
              <w:t>– Кредит 3030</w:t>
            </w:r>
            <w:r w:rsidR="00952088" w:rsidRPr="00E51672">
              <w:rPr>
                <w:rFonts w:ascii="Times New Roman" w:hAnsi="Times New Roman"/>
                <w:color w:val="172B4D"/>
              </w:rPr>
              <w:t>1</w:t>
            </w:r>
            <w:r w:rsidR="002F6B78" w:rsidRPr="00E51672">
              <w:rPr>
                <w:rFonts w:ascii="Times New Roman" w:hAnsi="Times New Roman"/>
                <w:color w:val="172B4D"/>
              </w:rPr>
              <w:t>810</w:t>
            </w:r>
          </w:p>
          <w:p w14:paraId="441074B5" w14:textId="59DE58DF" w:rsidR="002F6B78" w:rsidRPr="00E51672" w:rsidRDefault="002F6B78" w:rsidP="00003407">
            <w:pPr>
              <w:rPr>
                <w:rFonts w:ascii="Times New Roman" w:hAnsi="Times New Roman"/>
              </w:rPr>
            </w:pPr>
            <w:r w:rsidRPr="00E51672">
              <w:rPr>
                <w:rFonts w:ascii="Times New Roman" w:hAnsi="Times New Roman"/>
              </w:rPr>
              <w:t xml:space="preserve">Затем создаем ПП в </w:t>
            </w:r>
            <w:r w:rsidR="0097153A" w:rsidRPr="00E51672">
              <w:rPr>
                <w:rFonts w:ascii="Times New Roman" w:hAnsi="Times New Roman"/>
              </w:rPr>
              <w:t>ГО</w:t>
            </w:r>
          </w:p>
          <w:p w14:paraId="465A22FD" w14:textId="4CBFD7E8" w:rsidR="002F6B78" w:rsidRPr="00E51672" w:rsidRDefault="00A13D4E" w:rsidP="00A13D4E">
            <w:pPr>
              <w:rPr>
                <w:rFonts w:ascii="Times New Roman" w:hAnsi="Times New Roman"/>
                <w:color w:val="172B4D"/>
              </w:rPr>
            </w:pPr>
            <w:r w:rsidRPr="00E51672">
              <w:rPr>
                <w:rFonts w:ascii="Times New Roman" w:hAnsi="Times New Roman"/>
                <w:color w:val="172B4D"/>
              </w:rPr>
              <w:t>2.</w:t>
            </w:r>
            <w:r w:rsidR="002F6B78" w:rsidRPr="00E51672">
              <w:rPr>
                <w:rFonts w:ascii="Times New Roman" w:hAnsi="Times New Roman"/>
                <w:color w:val="172B4D"/>
              </w:rPr>
              <w:t xml:space="preserve">Дебет 30302810 – Кредит </w:t>
            </w:r>
            <w:r w:rsidR="0097153A" w:rsidRPr="00E51672">
              <w:rPr>
                <w:rFonts w:ascii="Times New Roman" w:hAnsi="Times New Roman"/>
                <w:lang w:eastAsia="ru-RU"/>
              </w:rPr>
              <w:t>47423810 (ЦР)</w:t>
            </w:r>
          </w:p>
          <w:p w14:paraId="0AFD1895" w14:textId="6E774065" w:rsidR="002F6B78" w:rsidRPr="00E51672" w:rsidRDefault="00A13D4E" w:rsidP="00003407">
            <w:pPr>
              <w:rPr>
                <w:rFonts w:ascii="Times New Roman" w:hAnsi="Times New Roman"/>
              </w:rPr>
            </w:pPr>
            <w:r w:rsidRPr="00E51672">
              <w:rPr>
                <w:rFonts w:ascii="Times New Roman" w:hAnsi="Times New Roman"/>
              </w:rPr>
              <w:t>и</w:t>
            </w:r>
            <w:r w:rsidR="00C2178A" w:rsidRPr="00E51672">
              <w:rPr>
                <w:rFonts w:ascii="Times New Roman" w:hAnsi="Times New Roman"/>
              </w:rPr>
              <w:t xml:space="preserve"> связанным с ПП </w:t>
            </w:r>
            <w:r w:rsidRPr="00E51672">
              <w:rPr>
                <w:rFonts w:ascii="Times New Roman" w:hAnsi="Times New Roman"/>
              </w:rPr>
              <w:t>№1</w:t>
            </w:r>
            <w:r w:rsidR="00C2178A" w:rsidRPr="00E51672">
              <w:rPr>
                <w:rFonts w:ascii="Times New Roman" w:hAnsi="Times New Roman"/>
              </w:rPr>
              <w:t>в ГО</w:t>
            </w:r>
          </w:p>
          <w:p w14:paraId="4F6212FE" w14:textId="77777777" w:rsidR="00C2178A" w:rsidRPr="00E51672" w:rsidRDefault="00C2178A" w:rsidP="00003407">
            <w:pPr>
              <w:rPr>
                <w:rFonts w:ascii="Times New Roman" w:hAnsi="Times New Roman"/>
                <w:lang w:eastAsia="ru-RU"/>
              </w:rPr>
            </w:pPr>
          </w:p>
          <w:p w14:paraId="2AA4C959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Счета 30301 и 30302 определяются по «Системному справочнику счетов» с Типом «</w:t>
            </w:r>
            <w:proofErr w:type="spellStart"/>
            <w:r w:rsidRPr="00E51672">
              <w:rPr>
                <w:rFonts w:ascii="Times New Roman" w:hAnsi="Times New Roman"/>
                <w:lang w:eastAsia="ru-RU"/>
              </w:rPr>
              <w:t>КорСчета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» и схема выбора счета, в которой настроен поиск по пачкам (ЦФР ФЛ\ ЦФР ЮЛ) и ФО (**</w:t>
            </w:r>
            <w:proofErr w:type="spellStart"/>
            <w:r w:rsidRPr="00E51672">
              <w:rPr>
                <w:rFonts w:ascii="Times New Roman" w:hAnsi="Times New Roman"/>
                <w:lang w:eastAsia="ru-RU"/>
              </w:rPr>
              <w:t>ПлатПор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)</w:t>
            </w:r>
          </w:p>
          <w:p w14:paraId="0ECD1E2C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2F6B78" w14:paraId="0BA7470E" w14:textId="77777777" w:rsidTr="00003407">
        <w:tc>
          <w:tcPr>
            <w:tcW w:w="1620" w:type="dxa"/>
          </w:tcPr>
          <w:p w14:paraId="3E97CBFD" w14:textId="77777777" w:rsidR="002F6B78" w:rsidRPr="00EA323A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EA323A">
              <w:rPr>
                <w:rFonts w:ascii="Times New Roman" w:hAnsi="Times New Roman"/>
                <w:lang w:val="en-US" w:eastAsia="ru-RU"/>
              </w:rPr>
              <w:lastRenderedPageBreak/>
              <w:t>BICIn</w:t>
            </w:r>
            <w:proofErr w:type="spellEnd"/>
          </w:p>
        </w:tc>
        <w:tc>
          <w:tcPr>
            <w:tcW w:w="222" w:type="dxa"/>
          </w:tcPr>
          <w:p w14:paraId="6079775C" w14:textId="77777777" w:rsidR="002F6B78" w:rsidRPr="00EA323A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</w:p>
        </w:tc>
        <w:tc>
          <w:tcPr>
            <w:tcW w:w="1291" w:type="dxa"/>
          </w:tcPr>
          <w:p w14:paraId="2EE4E515" w14:textId="77777777" w:rsidR="002F6B78" w:rsidRPr="00EA323A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A323A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E35163F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БИК банка плательщика.</w:t>
            </w:r>
          </w:p>
          <w:p w14:paraId="0FA36D5D" w14:textId="58834B79" w:rsidR="002F6B78" w:rsidRPr="00E51672" w:rsidRDefault="002F6B78" w:rsidP="00C23EC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Поле </w:t>
            </w:r>
            <w:r w:rsidRPr="00E51672">
              <w:rPr>
                <w:rFonts w:ascii="Times New Roman" w:hAnsi="Times New Roman"/>
                <w:b/>
                <w:lang w:eastAsia="ru-RU"/>
              </w:rPr>
              <w:t>обязательное</w:t>
            </w:r>
            <w:r w:rsidRPr="00E51672">
              <w:rPr>
                <w:rFonts w:ascii="Times New Roman" w:hAnsi="Times New Roman"/>
                <w:lang w:eastAsia="ru-RU"/>
              </w:rPr>
              <w:t xml:space="preserve"> для передачи.</w:t>
            </w:r>
          </w:p>
        </w:tc>
      </w:tr>
      <w:tr w:rsidR="002F6B78" w14:paraId="219C7573" w14:textId="77777777" w:rsidTr="00003407">
        <w:tc>
          <w:tcPr>
            <w:tcW w:w="1620" w:type="dxa"/>
          </w:tcPr>
          <w:p w14:paraId="2B5D9564" w14:textId="77777777" w:rsidR="002F6B78" w:rsidRPr="008B1BD6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>
              <w:rPr>
                <w:rFonts w:ascii="Times New Roman" w:hAnsi="Times New Roman"/>
                <w:lang w:val="en-US" w:eastAsia="ru-RU"/>
              </w:rPr>
              <w:t>AccCredit</w:t>
            </w:r>
            <w:proofErr w:type="spellEnd"/>
          </w:p>
        </w:tc>
        <w:tc>
          <w:tcPr>
            <w:tcW w:w="222" w:type="dxa"/>
          </w:tcPr>
          <w:p w14:paraId="4038E4BC" w14:textId="77777777" w:rsidR="002F6B78" w:rsidRPr="00BA44E7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1ABDE1B" w14:textId="77777777" w:rsidR="002F6B78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9749B89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Счет по кредиту. </w:t>
            </w:r>
          </w:p>
          <w:p w14:paraId="297F9590" w14:textId="77777777" w:rsidR="002F6B78" w:rsidRPr="00E51672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E51672">
              <w:rPr>
                <w:rFonts w:ascii="Times New Roman" w:hAnsi="Times New Roman"/>
                <w:color w:val="222222"/>
                <w:shd w:val="clear" w:color="auto" w:fill="FFFFFF"/>
              </w:rPr>
              <w:t>Счет клиента. Маска 20 символов.</w:t>
            </w:r>
          </w:p>
          <w:p w14:paraId="1E997108" w14:textId="77777777" w:rsidR="002F6B78" w:rsidRPr="00E51672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bookmarkStart w:id="52" w:name="КонтрольБалансовыхСчетов2"/>
            <w:r w:rsidRPr="00E51672">
              <w:rPr>
                <w:rFonts w:ascii="Times New Roman" w:hAnsi="Times New Roman"/>
                <w:color w:val="222222"/>
                <w:shd w:val="clear" w:color="auto" w:fill="FFFFFF"/>
              </w:rPr>
              <w:t>Балансовые счета ФЛ:</w:t>
            </w:r>
          </w:p>
          <w:p w14:paraId="7F9210D3" w14:textId="77777777" w:rsidR="002F6B78" w:rsidRPr="00E51672" w:rsidRDefault="002F6B78" w:rsidP="00003407">
            <w:pPr>
              <w:rPr>
                <w:sz w:val="20"/>
                <w:szCs w:val="20"/>
              </w:rPr>
            </w:pPr>
            <w:r w:rsidRPr="00E51672">
              <w:rPr>
                <w:sz w:val="20"/>
                <w:szCs w:val="20"/>
              </w:rPr>
              <w:t>БУ №4.1. - 40501810, 40502810, 40503810, 40601810, 40602810, 40603810, 40701810, 40702810, 40703810, 40817810, 40914810, 40915810</w:t>
            </w:r>
            <w:bookmarkEnd w:id="52"/>
          </w:p>
        </w:tc>
      </w:tr>
      <w:tr w:rsidR="002F6B78" w14:paraId="2AF30BC3" w14:textId="77777777" w:rsidTr="00003407">
        <w:tc>
          <w:tcPr>
            <w:tcW w:w="1620" w:type="dxa"/>
          </w:tcPr>
          <w:p w14:paraId="0A528DEE" w14:textId="77777777" w:rsidR="002F6B78" w:rsidRPr="000F1847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EA323A">
              <w:rPr>
                <w:rFonts w:ascii="Times New Roman" w:hAnsi="Times New Roman"/>
                <w:lang w:val="en-US" w:eastAsia="ru-RU"/>
              </w:rPr>
              <w:t>BicOut</w:t>
            </w:r>
            <w:proofErr w:type="spellEnd"/>
          </w:p>
        </w:tc>
        <w:tc>
          <w:tcPr>
            <w:tcW w:w="222" w:type="dxa"/>
          </w:tcPr>
          <w:p w14:paraId="1C1B8C13" w14:textId="77777777" w:rsidR="002F6B78" w:rsidRPr="00EA323A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7D9799C" w14:textId="77777777" w:rsidR="002F6B78" w:rsidRPr="00EA323A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A323A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D1B452B" w14:textId="77777777" w:rsidR="002F6B78" w:rsidRPr="00E51672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E51672">
              <w:rPr>
                <w:rFonts w:ascii="Times New Roman" w:hAnsi="Times New Roman"/>
                <w:color w:val="222222"/>
                <w:shd w:val="clear" w:color="auto" w:fill="FFFFFF"/>
              </w:rPr>
              <w:t>БИК банка получателя.</w:t>
            </w:r>
          </w:p>
          <w:p w14:paraId="417B1C22" w14:textId="29286FE9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Поле </w:t>
            </w:r>
            <w:r w:rsidRPr="00E51672">
              <w:rPr>
                <w:rFonts w:ascii="Times New Roman" w:hAnsi="Times New Roman"/>
                <w:b/>
                <w:lang w:eastAsia="ru-RU"/>
              </w:rPr>
              <w:t>обязательное</w:t>
            </w:r>
            <w:r w:rsidRPr="00E51672">
              <w:rPr>
                <w:rFonts w:ascii="Times New Roman" w:hAnsi="Times New Roman"/>
                <w:lang w:eastAsia="ru-RU"/>
              </w:rPr>
              <w:t xml:space="preserve"> для передачи.</w:t>
            </w:r>
          </w:p>
        </w:tc>
      </w:tr>
      <w:tr w:rsidR="002F6B78" w:rsidRPr="000835C6" w14:paraId="0EA49963" w14:textId="77777777" w:rsidTr="00003407">
        <w:tc>
          <w:tcPr>
            <w:tcW w:w="1620" w:type="dxa"/>
          </w:tcPr>
          <w:p w14:paraId="4916EF49" w14:textId="77777777" w:rsidR="002F6B78" w:rsidRPr="000835C6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0835C6">
              <w:rPr>
                <w:rFonts w:ascii="Times New Roman" w:hAnsi="Times New Roman"/>
                <w:lang w:val="en-US" w:eastAsia="ru-RU"/>
              </w:rPr>
              <w:t>Comment</w:t>
            </w:r>
          </w:p>
        </w:tc>
        <w:tc>
          <w:tcPr>
            <w:tcW w:w="222" w:type="dxa"/>
          </w:tcPr>
          <w:p w14:paraId="0FE6AD3F" w14:textId="77777777" w:rsidR="002F6B78" w:rsidRPr="000835C6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1F9108AE" w14:textId="77777777" w:rsidR="002F6B78" w:rsidRPr="000835C6" w:rsidRDefault="002F6B78" w:rsidP="00003407">
            <w:pPr>
              <w:rPr>
                <w:rFonts w:ascii="Times New Roman" w:hAnsi="Times New Roman"/>
                <w:shd w:val="clear" w:color="auto" w:fill="FFFFFF"/>
              </w:rPr>
            </w:pPr>
            <w:r w:rsidRPr="000835C6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630" w:type="dxa"/>
          </w:tcPr>
          <w:p w14:paraId="1A06B6EE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Назначение платежа.</w:t>
            </w:r>
          </w:p>
        </w:tc>
      </w:tr>
      <w:tr w:rsidR="002F6B78" w14:paraId="08C3A86D" w14:textId="77777777" w:rsidTr="00003407">
        <w:tc>
          <w:tcPr>
            <w:tcW w:w="1620" w:type="dxa"/>
          </w:tcPr>
          <w:p w14:paraId="5B9D2508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>
              <w:rPr>
                <w:rFonts w:ascii="Times New Roman" w:hAnsi="Times New Roman"/>
                <w:lang w:val="en-US" w:eastAsia="ru-RU"/>
              </w:rPr>
              <w:t>Qty</w:t>
            </w:r>
            <w:proofErr w:type="spellEnd"/>
          </w:p>
        </w:tc>
        <w:tc>
          <w:tcPr>
            <w:tcW w:w="222" w:type="dxa"/>
          </w:tcPr>
          <w:p w14:paraId="36A29B58" w14:textId="77777777" w:rsidR="002F6B78" w:rsidRPr="00BA44E7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172E46FA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6630" w:type="dxa"/>
          </w:tcPr>
          <w:p w14:paraId="6565ADA6" w14:textId="77777777" w:rsidR="002F6B78" w:rsidRPr="00E51672" w:rsidRDefault="002F6B78" w:rsidP="00003407">
            <w:pPr>
              <w:rPr>
                <w:rFonts w:ascii="Times New Roman" w:hAnsi="Times New Roman"/>
                <w:color w:val="222222"/>
                <w:shd w:val="clear" w:color="auto" w:fill="FFFFFF"/>
              </w:rPr>
            </w:pPr>
            <w:r w:rsidRPr="00E51672">
              <w:rPr>
                <w:rFonts w:ascii="Times New Roman" w:hAnsi="Times New Roman"/>
                <w:color w:val="222222"/>
                <w:shd w:val="clear" w:color="auto" w:fill="FFFFFF"/>
              </w:rPr>
              <w:t>Сумма операции (для условия, что безналичный рубль равен цифровому рублю)</w:t>
            </w:r>
          </w:p>
        </w:tc>
      </w:tr>
      <w:tr w:rsidR="002F6B78" w14:paraId="67BB8298" w14:textId="77777777" w:rsidTr="00003407">
        <w:tc>
          <w:tcPr>
            <w:tcW w:w="1620" w:type="dxa"/>
          </w:tcPr>
          <w:p w14:paraId="55211F62" w14:textId="77777777" w:rsidR="002F6B78" w:rsidRPr="007C2D37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val="en-US" w:eastAsia="ru-RU"/>
              </w:rPr>
              <w:t>Do</w:t>
            </w:r>
            <w:proofErr w:type="spellStart"/>
            <w:r w:rsidRPr="00DC5517">
              <w:rPr>
                <w:rFonts w:ascii="Times New Roman" w:hAnsi="Times New Roman"/>
                <w:lang w:eastAsia="ru-RU"/>
              </w:rPr>
              <w:t>c_ref</w:t>
            </w:r>
            <w:proofErr w:type="spellEnd"/>
          </w:p>
        </w:tc>
        <w:tc>
          <w:tcPr>
            <w:tcW w:w="222" w:type="dxa"/>
          </w:tcPr>
          <w:p w14:paraId="72BDDEDF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791BFCE8" w14:textId="77777777" w:rsidR="002F6B78" w:rsidRDefault="002F6B78" w:rsidP="00003407">
            <w:pPr>
              <w:rPr>
                <w:rFonts w:ascii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41C23FB3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Если операция выполнена, то возвращается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DealTransactID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,</w:t>
            </w:r>
          </w:p>
          <w:p w14:paraId="541293C3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Если ошибка, возвращается 0.</w:t>
            </w:r>
          </w:p>
        </w:tc>
      </w:tr>
      <w:tr w:rsidR="002F6B78" w14:paraId="0C49ECCD" w14:textId="77777777" w:rsidTr="00003407">
        <w:tc>
          <w:tcPr>
            <w:tcW w:w="1620" w:type="dxa"/>
          </w:tcPr>
          <w:p w14:paraId="1F8DEA7F" w14:textId="77777777" w:rsidR="002F6B78" w:rsidRPr="00C805F9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C805F9">
              <w:rPr>
                <w:rFonts w:ascii="Times New Roman" w:hAnsi="Times New Roman"/>
                <w:lang w:val="en-US" w:eastAsia="ru-RU"/>
              </w:rPr>
              <w:t>RetVal</w:t>
            </w:r>
            <w:proofErr w:type="spellEnd"/>
          </w:p>
        </w:tc>
        <w:tc>
          <w:tcPr>
            <w:tcW w:w="222" w:type="dxa"/>
          </w:tcPr>
          <w:p w14:paraId="2269C57B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EC9D421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C805F9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2FDBC4AA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 ответе ожидаем:</w:t>
            </w:r>
          </w:p>
          <w:p w14:paraId="1D147CF6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E51672">
              <w:rPr>
                <w:rFonts w:ascii="Times New Roman" w:hAnsi="Times New Roman"/>
                <w:lang w:eastAsia="ru-RU"/>
              </w:rPr>
              <w:t>0  -</w:t>
            </w:r>
            <w:proofErr w:type="gramEnd"/>
            <w:r w:rsidRPr="00E51672">
              <w:rPr>
                <w:rFonts w:ascii="Times New Roman" w:hAnsi="Times New Roman"/>
                <w:lang w:eastAsia="ru-RU"/>
              </w:rPr>
              <w:t xml:space="preserve"> операция выполнена</w:t>
            </w:r>
          </w:p>
          <w:p w14:paraId="360A9C9E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или</w:t>
            </w:r>
          </w:p>
          <w:p w14:paraId="50273C87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 ХХХХХ - код ошибки «ядра», либо пользовательский код ошибки</w:t>
            </w:r>
          </w:p>
        </w:tc>
      </w:tr>
      <w:tr w:rsidR="002F6B78" w14:paraId="2C849C6A" w14:textId="77777777" w:rsidTr="00003407">
        <w:tc>
          <w:tcPr>
            <w:tcW w:w="1620" w:type="dxa"/>
          </w:tcPr>
          <w:p w14:paraId="0B0E1B37" w14:textId="77777777" w:rsidR="002F6B78" w:rsidRPr="00C805F9" w:rsidRDefault="002F6B78" w:rsidP="00003407">
            <w:pPr>
              <w:rPr>
                <w:rFonts w:ascii="Times New Roman" w:hAnsi="Times New Roman"/>
                <w:lang w:val="en-US" w:eastAsia="ru-RU"/>
              </w:rPr>
            </w:pPr>
            <w:r w:rsidRPr="00C805F9">
              <w:rPr>
                <w:rFonts w:ascii="Times New Roman" w:hAnsi="Times New Roman"/>
                <w:lang w:val="en-US" w:eastAsia="ru-RU"/>
              </w:rPr>
              <w:t>Message</w:t>
            </w:r>
          </w:p>
        </w:tc>
        <w:tc>
          <w:tcPr>
            <w:tcW w:w="222" w:type="dxa"/>
          </w:tcPr>
          <w:p w14:paraId="3736BCEF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49FB0041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C805F9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3D4598E0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Текст ошибки:</w:t>
            </w:r>
          </w:p>
          <w:p w14:paraId="3206AC5B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- пользовательский текст ошибки</w:t>
            </w:r>
          </w:p>
          <w:p w14:paraId="450EF6E0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Либо, </w:t>
            </w:r>
          </w:p>
          <w:p w14:paraId="6A21C4B7" w14:textId="77777777" w:rsidR="002F6B78" w:rsidRPr="00E51672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- если ошибка «ядра», то текст из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tReturnCode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.</w:t>
            </w:r>
            <w:r w:rsidRPr="00E51672">
              <w:rPr>
                <w:rFonts w:ascii="Times New Roman" w:hAnsi="Times New Roman"/>
                <w:lang w:val="en-US" w:eastAsia="ru-RU"/>
              </w:rPr>
              <w:t>Message</w:t>
            </w:r>
          </w:p>
        </w:tc>
      </w:tr>
      <w:tr w:rsidR="002F6B78" w14:paraId="01553539" w14:textId="77777777" w:rsidTr="00003407">
        <w:tc>
          <w:tcPr>
            <w:tcW w:w="1620" w:type="dxa"/>
          </w:tcPr>
          <w:p w14:paraId="7671529D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  <w:proofErr w:type="spellStart"/>
            <w:r w:rsidRPr="00C805F9">
              <w:rPr>
                <w:rFonts w:ascii="Times New Roman" w:hAnsi="Times New Roman"/>
                <w:lang w:val="en-US" w:eastAsia="ru-RU"/>
              </w:rPr>
              <w:t>DocPriznac</w:t>
            </w:r>
            <w:proofErr w:type="spellEnd"/>
          </w:p>
        </w:tc>
        <w:tc>
          <w:tcPr>
            <w:tcW w:w="222" w:type="dxa"/>
          </w:tcPr>
          <w:p w14:paraId="747B5581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3A8C3B76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C805F9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630" w:type="dxa"/>
          </w:tcPr>
          <w:p w14:paraId="30D1F29D" w14:textId="77777777" w:rsidR="002F6B78" w:rsidRPr="00C805F9" w:rsidRDefault="002F6B78" w:rsidP="00003407">
            <w:pPr>
              <w:rPr>
                <w:rFonts w:ascii="Times New Roman" w:hAnsi="Times New Roman"/>
                <w:lang w:eastAsia="ru-RU"/>
              </w:rPr>
            </w:pPr>
            <w:r w:rsidRPr="00C805F9">
              <w:rPr>
                <w:rFonts w:ascii="Times New Roman" w:hAnsi="Times New Roman"/>
                <w:lang w:eastAsia="ru-RU"/>
              </w:rPr>
              <w:t>Исключить\удалить параметр</w:t>
            </w:r>
          </w:p>
        </w:tc>
      </w:tr>
    </w:tbl>
    <w:p w14:paraId="38D6E54C" w14:textId="77777777" w:rsidR="000B58CF" w:rsidRDefault="000B58CF" w:rsidP="00E90018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76D699E5" w14:textId="77777777" w:rsidR="00E90018" w:rsidRDefault="00E90018" w:rsidP="00E90018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689D34C3" w14:textId="77777777" w:rsidR="00E94E89" w:rsidRPr="004B6D63" w:rsidRDefault="00E94E89" w:rsidP="00E94E89">
      <w:pPr>
        <w:pStyle w:val="a5"/>
        <w:ind w:left="1068"/>
        <w:rPr>
          <w:rFonts w:ascii="Times New Roman" w:hAnsi="Times New Roman"/>
          <w:lang w:eastAsia="ru-RU"/>
        </w:rPr>
      </w:pPr>
      <w:r w:rsidRPr="004B6D63">
        <w:rPr>
          <w:rFonts w:ascii="Times New Roman" w:hAnsi="Times New Roman"/>
          <w:lang w:eastAsia="ru-RU"/>
        </w:rPr>
        <w:t>Последовательность выполнения</w:t>
      </w:r>
      <w:r>
        <w:rPr>
          <w:rFonts w:ascii="Times New Roman" w:hAnsi="Times New Roman"/>
          <w:lang w:eastAsia="ru-RU"/>
        </w:rPr>
        <w:t xml:space="preserve"> действий и </w:t>
      </w:r>
      <w:r w:rsidRPr="004B6D63">
        <w:rPr>
          <w:rFonts w:ascii="Times New Roman" w:hAnsi="Times New Roman"/>
          <w:lang w:eastAsia="ru-RU"/>
        </w:rPr>
        <w:t>контролей:</w:t>
      </w:r>
    </w:p>
    <w:p w14:paraId="71FE18B2" w14:textId="77777777" w:rsidR="00E94E89" w:rsidRDefault="00E94E89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 xml:space="preserve">Проверить существование в АБС документа по коду </w:t>
      </w:r>
      <w:r>
        <w:rPr>
          <w:rFonts w:ascii="Times New Roman" w:hAnsi="Times New Roman"/>
          <w:lang w:val="en-US" w:eastAsia="ru-RU"/>
        </w:rPr>
        <w:t>GUON</w:t>
      </w:r>
      <w:r>
        <w:rPr>
          <w:rFonts w:ascii="Times New Roman" w:hAnsi="Times New Roman"/>
          <w:lang w:eastAsia="ru-RU"/>
        </w:rPr>
        <w:t>.</w:t>
      </w:r>
    </w:p>
    <w:p w14:paraId="3C06482B" w14:textId="77777777" w:rsidR="00E94E89" w:rsidRPr="00A90519" w:rsidRDefault="00E94E89" w:rsidP="00E94E89">
      <w:pPr>
        <w:pStyle w:val="a5"/>
        <w:ind w:left="1428"/>
        <w:rPr>
          <w:rFonts w:ascii="Times New Roman" w:hAnsi="Times New Roman"/>
          <w:color w:val="FF0000"/>
          <w:lang w:eastAsia="ru-RU"/>
        </w:rPr>
      </w:pPr>
      <w:r w:rsidRPr="00A90519">
        <w:rPr>
          <w:rFonts w:ascii="Times New Roman" w:hAnsi="Times New Roman"/>
          <w:color w:val="FF0000"/>
          <w:lang w:eastAsia="ru-RU"/>
        </w:rPr>
        <w:t>Исключить в поиске условие по пачке СБП.</w:t>
      </w:r>
    </w:p>
    <w:p w14:paraId="580B7BDA" w14:textId="77777777" w:rsidR="00E94E89" w:rsidRPr="00A90519" w:rsidRDefault="00E94E89" w:rsidP="00E94E89">
      <w:pPr>
        <w:pStyle w:val="a5"/>
        <w:ind w:left="1428"/>
        <w:rPr>
          <w:rFonts w:ascii="Times New Roman" w:hAnsi="Times New Roman"/>
          <w:color w:val="FF0000"/>
          <w:lang w:eastAsia="ru-RU"/>
        </w:rPr>
      </w:pPr>
      <w:r w:rsidRPr="00A90519">
        <w:rPr>
          <w:rFonts w:ascii="Times New Roman" w:hAnsi="Times New Roman"/>
          <w:color w:val="FF0000"/>
          <w:lang w:eastAsia="ru-RU"/>
        </w:rPr>
        <w:t>В условия поиска включить условия поиска по ФО = **</w:t>
      </w:r>
      <w:proofErr w:type="spellStart"/>
      <w:r w:rsidRPr="00A90519">
        <w:rPr>
          <w:rFonts w:ascii="Times New Roman" w:hAnsi="Times New Roman"/>
          <w:color w:val="FF0000"/>
          <w:lang w:eastAsia="ru-RU"/>
        </w:rPr>
        <w:t>ПлатПор</w:t>
      </w:r>
      <w:proofErr w:type="spellEnd"/>
    </w:p>
    <w:p w14:paraId="4B9B390E" w14:textId="026C7A68" w:rsidR="00E94E89" w:rsidRPr="00A90519" w:rsidRDefault="00E94E89" w:rsidP="00E94E89">
      <w:pPr>
        <w:pStyle w:val="a5"/>
        <w:ind w:left="1428"/>
        <w:rPr>
          <w:rFonts w:ascii="Times New Roman" w:hAnsi="Times New Roman"/>
          <w:color w:val="FF0000"/>
          <w:lang w:eastAsia="ru-RU"/>
        </w:rPr>
      </w:pPr>
      <w:r w:rsidRPr="00A90519">
        <w:rPr>
          <w:rFonts w:ascii="Times New Roman" w:hAnsi="Times New Roman"/>
          <w:color w:val="FF0000"/>
          <w:lang w:eastAsia="ru-RU"/>
        </w:rPr>
        <w:t xml:space="preserve">Если </w:t>
      </w:r>
      <w:r w:rsidR="00A90519">
        <w:rPr>
          <w:rFonts w:ascii="Times New Roman" w:hAnsi="Times New Roman"/>
          <w:color w:val="FF0000"/>
          <w:lang w:eastAsia="ru-RU"/>
        </w:rPr>
        <w:t>найден</w:t>
      </w:r>
      <w:r w:rsidRPr="00A90519">
        <w:rPr>
          <w:rFonts w:ascii="Times New Roman" w:hAnsi="Times New Roman"/>
          <w:color w:val="FF0000"/>
          <w:lang w:eastAsia="ru-RU"/>
        </w:rPr>
        <w:t>, то ошибка, выход из процедуры.</w:t>
      </w:r>
    </w:p>
    <w:p w14:paraId="1CE8A647" w14:textId="77777777" w:rsidR="00E94E89" w:rsidRPr="00874A09" w:rsidRDefault="00E94E89" w:rsidP="00E94E89">
      <w:pPr>
        <w:pStyle w:val="a5"/>
        <w:ind w:left="1428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Текст ошибки – «Такой документ с идентификатором ХХХХХХ существует в АБС»</w:t>
      </w:r>
    </w:p>
    <w:p w14:paraId="2B2828E9" w14:textId="77777777" w:rsidR="005F0659" w:rsidRPr="00E51672" w:rsidRDefault="005F0659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Контроль равенства значения филиалов.</w:t>
      </w:r>
    </w:p>
    <w:p w14:paraId="3EB64E95" w14:textId="77777777" w:rsidR="005F0659" w:rsidRPr="00E51672" w:rsidRDefault="005F0659" w:rsidP="005F065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- филиал, переданного </w:t>
      </w:r>
      <w:proofErr w:type="spellStart"/>
      <w:r w:rsidRPr="00E51672">
        <w:rPr>
          <w:rFonts w:ascii="Times New Roman" w:hAnsi="Times New Roman"/>
          <w:lang w:eastAsia="ru-RU"/>
        </w:rPr>
        <w:t>InstitutionID</w:t>
      </w:r>
      <w:proofErr w:type="spellEnd"/>
      <w:r w:rsidRPr="00E51672">
        <w:rPr>
          <w:rFonts w:ascii="Times New Roman" w:hAnsi="Times New Roman"/>
          <w:lang w:eastAsia="ru-RU"/>
        </w:rPr>
        <w:t xml:space="preserve"> клиента (карточки клиента),</w:t>
      </w:r>
    </w:p>
    <w:p w14:paraId="72F17F18" w14:textId="15CD3941" w:rsidR="005F0659" w:rsidRPr="00E51672" w:rsidRDefault="005F0659" w:rsidP="005F065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- филиал, переданного </w:t>
      </w:r>
      <w:proofErr w:type="spellStart"/>
      <w:r w:rsidRPr="00E51672">
        <w:rPr>
          <w:rFonts w:ascii="Times New Roman" w:hAnsi="Times New Roman"/>
          <w:lang w:val="en-US" w:eastAsia="ru-RU"/>
        </w:rPr>
        <w:t>Bic</w:t>
      </w:r>
      <w:r w:rsidR="00C51BD7" w:rsidRPr="00E51672">
        <w:rPr>
          <w:rFonts w:ascii="Times New Roman" w:hAnsi="Times New Roman"/>
          <w:lang w:val="en-US" w:eastAsia="ru-RU"/>
        </w:rPr>
        <w:t>In</w:t>
      </w:r>
      <w:proofErr w:type="spellEnd"/>
    </w:p>
    <w:p w14:paraId="35A5BB2C" w14:textId="77777777" w:rsidR="005F0659" w:rsidRPr="00E51672" w:rsidRDefault="005F0659" w:rsidP="005F065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- филиал Счета клиента (счет кредит)</w:t>
      </w:r>
    </w:p>
    <w:p w14:paraId="320A5FC7" w14:textId="77777777" w:rsidR="005F0659" w:rsidRPr="00E51672" w:rsidRDefault="005F0659" w:rsidP="005F065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Если равны, то ОК.</w:t>
      </w:r>
    </w:p>
    <w:p w14:paraId="53091222" w14:textId="77777777" w:rsidR="005F0659" w:rsidRPr="00E51672" w:rsidRDefault="005F0659" w:rsidP="005F065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lastRenderedPageBreak/>
        <w:t xml:space="preserve">Если нет, то ошибка, выход из процедуры. </w:t>
      </w:r>
    </w:p>
    <w:p w14:paraId="1E098F13" w14:textId="77777777" w:rsidR="005F0659" w:rsidRPr="00E51672" w:rsidRDefault="005F0659" w:rsidP="005F065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Текст ошибки – «Филиалы Клиента\БИК\Счет не равны! Техническая ошибка. Обратитесь офис банка.»</w:t>
      </w:r>
    </w:p>
    <w:p w14:paraId="6DEBBB5A" w14:textId="77777777" w:rsidR="00E94E89" w:rsidRPr="00E51672" w:rsidRDefault="00E94E89" w:rsidP="00920602">
      <w:pPr>
        <w:pStyle w:val="a5"/>
        <w:numPr>
          <w:ilvl w:val="0"/>
          <w:numId w:val="11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Контроль балансовых счетов:</w:t>
      </w:r>
    </w:p>
    <w:p w14:paraId="077F65E8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Перечень балансовых счетов ЮЛ и </w:t>
      </w:r>
      <w:hyperlink w:anchor="КонтрольБалансовыхСчетов" w:history="1">
        <w:r w:rsidRPr="00E51672">
          <w:rPr>
            <w:rStyle w:val="af1"/>
            <w:rFonts w:ascii="Times New Roman" w:hAnsi="Times New Roman"/>
          </w:rPr>
          <w:t>ФЛ – текущие счета, карточные счета, ЭДС</w:t>
        </w:r>
      </w:hyperlink>
    </w:p>
    <w:p w14:paraId="3D7532A6" w14:textId="77777777" w:rsidR="00E94E89" w:rsidRPr="00E51672" w:rsidRDefault="00E94E89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Контроль лицевых счетов по дебету и кредиту:</w:t>
      </w:r>
    </w:p>
    <w:p w14:paraId="5424DB14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- выполнить проверку, что счет открыт(</w:t>
      </w:r>
      <w:proofErr w:type="spellStart"/>
      <w:r w:rsidRPr="00E51672">
        <w:rPr>
          <w:rFonts w:ascii="Times New Roman" w:hAnsi="Times New Roman"/>
          <w:lang w:val="en-US" w:eastAsia="ru-RU"/>
        </w:rPr>
        <w:t>DateStart</w:t>
      </w:r>
      <w:proofErr w:type="spellEnd"/>
      <w:r w:rsidRPr="00E51672">
        <w:rPr>
          <w:rFonts w:ascii="Times New Roman" w:hAnsi="Times New Roman"/>
          <w:lang w:eastAsia="ru-RU"/>
        </w:rPr>
        <w:t>) на дату операции(</w:t>
      </w:r>
      <w:proofErr w:type="spellStart"/>
      <w:proofErr w:type="gramStart"/>
      <w:r w:rsidRPr="00E51672">
        <w:rPr>
          <w:rFonts w:ascii="Times New Roman" w:hAnsi="Times New Roman"/>
          <w:lang w:val="en-US" w:eastAsia="ru-RU"/>
        </w:rPr>
        <w:t>getdate</w:t>
      </w:r>
      <w:proofErr w:type="spellEnd"/>
      <w:r w:rsidRPr="00E51672">
        <w:rPr>
          <w:rFonts w:ascii="Times New Roman" w:hAnsi="Times New Roman"/>
          <w:lang w:eastAsia="ru-RU"/>
        </w:rPr>
        <w:t>(</w:t>
      </w:r>
      <w:proofErr w:type="gramEnd"/>
      <w:r w:rsidRPr="00E51672">
        <w:rPr>
          <w:rFonts w:ascii="Times New Roman" w:hAnsi="Times New Roman"/>
          <w:lang w:eastAsia="ru-RU"/>
        </w:rPr>
        <w:t>))</w:t>
      </w:r>
    </w:p>
    <w:p w14:paraId="24F560C3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</w:rPr>
        <w:t>Если ошибка, то:</w:t>
      </w:r>
    </w:p>
    <w:p w14:paraId="748DF227" w14:textId="77777777" w:rsidR="00E94E89" w:rsidRPr="00E51672" w:rsidRDefault="00E94E89" w:rsidP="00920602">
      <w:pPr>
        <w:pStyle w:val="a5"/>
        <w:numPr>
          <w:ilvl w:val="0"/>
          <w:numId w:val="7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код ХХХХХ ошибки,</w:t>
      </w:r>
    </w:p>
    <w:p w14:paraId="048FAFCB" w14:textId="77777777" w:rsidR="00E94E89" w:rsidRPr="00E51672" w:rsidRDefault="00E94E89" w:rsidP="00920602">
      <w:pPr>
        <w:pStyle w:val="a5"/>
        <w:numPr>
          <w:ilvl w:val="0"/>
          <w:numId w:val="7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текст ошибки «Счет ХХХХХ.ХХХ.Х.ХХХХ.ХХХХХХХ (</w:t>
      </w:r>
      <w:proofErr w:type="spellStart"/>
      <w:r w:rsidRPr="00E51672">
        <w:rPr>
          <w:rFonts w:ascii="Times New Roman" w:hAnsi="Times New Roman"/>
        </w:rPr>
        <w:t>л.с</w:t>
      </w:r>
      <w:proofErr w:type="spellEnd"/>
      <w:r w:rsidRPr="00E51672">
        <w:rPr>
          <w:rFonts w:ascii="Times New Roman" w:hAnsi="Times New Roman"/>
        </w:rPr>
        <w:t>. 20 знаков с разделителем точка) закрыт на дату операции»</w:t>
      </w:r>
    </w:p>
    <w:p w14:paraId="1757A856" w14:textId="77777777" w:rsidR="00E94E89" w:rsidRPr="00E51672" w:rsidRDefault="00E94E89" w:rsidP="00920602">
      <w:pPr>
        <w:pStyle w:val="a5"/>
        <w:numPr>
          <w:ilvl w:val="0"/>
          <w:numId w:val="7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выход из процедуры.</w:t>
      </w:r>
    </w:p>
    <w:p w14:paraId="18E19774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  <w:lang w:eastAsia="ru-RU"/>
        </w:rPr>
      </w:pPr>
    </w:p>
    <w:p w14:paraId="217BF710" w14:textId="77777777" w:rsidR="00E94E89" w:rsidRPr="00E51672" w:rsidRDefault="00E94E89" w:rsidP="00920602">
      <w:pPr>
        <w:pStyle w:val="a5"/>
        <w:numPr>
          <w:ilvl w:val="0"/>
          <w:numId w:val="11"/>
        </w:numPr>
        <w:rPr>
          <w:rFonts w:ascii="Arial" w:hAnsi="Arial" w:cs="Arial"/>
          <w:sz w:val="20"/>
          <w:szCs w:val="20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Контроль </w:t>
      </w:r>
      <w:proofErr w:type="gramStart"/>
      <w:r w:rsidRPr="00E51672">
        <w:rPr>
          <w:rFonts w:ascii="Times New Roman" w:hAnsi="Times New Roman"/>
          <w:lang w:eastAsia="ru-RU"/>
        </w:rPr>
        <w:t>соответствия</w:t>
      </w:r>
      <w:proofErr w:type="gramEnd"/>
      <w:r w:rsidRPr="00E51672">
        <w:rPr>
          <w:rFonts w:ascii="Times New Roman" w:hAnsi="Times New Roman"/>
          <w:lang w:eastAsia="ru-RU"/>
        </w:rPr>
        <w:t xml:space="preserve"> переданного </w:t>
      </w:r>
      <w:proofErr w:type="spellStart"/>
      <w:r w:rsidRPr="00E51672">
        <w:rPr>
          <w:rFonts w:ascii="Times New Roman" w:hAnsi="Times New Roman"/>
          <w:lang w:val="en-US" w:eastAsia="ru-RU"/>
        </w:rPr>
        <w:t>InstitutionID</w:t>
      </w:r>
      <w:proofErr w:type="spellEnd"/>
      <w:r w:rsidRPr="00E51672">
        <w:rPr>
          <w:rFonts w:ascii="Times New Roman" w:hAnsi="Times New Roman"/>
          <w:lang w:eastAsia="ru-RU"/>
        </w:rPr>
        <w:t xml:space="preserve"> клиента и </w:t>
      </w:r>
      <w:proofErr w:type="spellStart"/>
      <w:r w:rsidRPr="00E51672">
        <w:rPr>
          <w:rFonts w:ascii="Times New Roman" w:hAnsi="Times New Roman"/>
          <w:lang w:val="en-US" w:eastAsia="ru-RU"/>
        </w:rPr>
        <w:t>tResource</w:t>
      </w:r>
      <w:proofErr w:type="spellEnd"/>
      <w:r w:rsidRPr="00E51672">
        <w:rPr>
          <w:rFonts w:ascii="Times New Roman" w:hAnsi="Times New Roman"/>
          <w:lang w:eastAsia="ru-RU"/>
        </w:rPr>
        <w:t>.</w:t>
      </w:r>
      <w:proofErr w:type="spellStart"/>
      <w:r w:rsidRPr="00E51672">
        <w:rPr>
          <w:rFonts w:ascii="Times New Roman" w:hAnsi="Times New Roman"/>
          <w:lang w:val="en-US" w:eastAsia="ru-RU"/>
        </w:rPr>
        <w:t>InstOwnerID</w:t>
      </w:r>
      <w:proofErr w:type="spellEnd"/>
      <w:r w:rsidRPr="00E51672">
        <w:rPr>
          <w:rFonts w:ascii="Times New Roman" w:hAnsi="Times New Roman"/>
          <w:lang w:eastAsia="ru-RU"/>
        </w:rPr>
        <w:t xml:space="preserve"> счета по кредиту</w:t>
      </w:r>
    </w:p>
    <w:p w14:paraId="2BC1E3F3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Если нет, то ошибка. Выход из процедуры.</w:t>
      </w:r>
    </w:p>
    <w:p w14:paraId="4852B186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Текст ошибки – «Клиент по операции не является владельцем счета по кредиту»</w:t>
      </w:r>
    </w:p>
    <w:p w14:paraId="50A43A04" w14:textId="2AD6A031" w:rsidR="002A121A" w:rsidRPr="00E51672" w:rsidRDefault="002A121A" w:rsidP="00920602">
      <w:pPr>
        <w:pStyle w:val="a5"/>
        <w:numPr>
          <w:ilvl w:val="0"/>
          <w:numId w:val="11"/>
        </w:numPr>
        <w:rPr>
          <w:rFonts w:ascii="Times New Roman" w:hAnsi="Times New Roman"/>
          <w:i/>
          <w:lang w:eastAsia="ru-RU"/>
        </w:rPr>
      </w:pPr>
      <w:r w:rsidRPr="00E51672">
        <w:rPr>
          <w:rFonts w:ascii="Times New Roman" w:hAnsi="Times New Roman"/>
          <w:i/>
          <w:lang w:eastAsia="ru-RU"/>
        </w:rPr>
        <w:t>-- Начало фрагмента существующего кода.</w:t>
      </w:r>
    </w:p>
    <w:p w14:paraId="70220E77" w14:textId="2B6B5B8F" w:rsidR="004644EB" w:rsidRPr="00E51672" w:rsidRDefault="004644EB" w:rsidP="00920602">
      <w:pPr>
        <w:pStyle w:val="a5"/>
        <w:numPr>
          <w:ilvl w:val="0"/>
          <w:numId w:val="11"/>
        </w:numPr>
        <w:rPr>
          <w:rFonts w:ascii="Consolas" w:hAnsi="Consolas" w:cs="Consolas"/>
          <w:color w:val="008000"/>
          <w:sz w:val="19"/>
          <w:szCs w:val="19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>Выполнить контроль блокировки Счета клиента на наличие блокировки операций по дебету.</w:t>
      </w:r>
    </w:p>
    <w:p w14:paraId="6591E3CA" w14:textId="77777777" w:rsidR="004644EB" w:rsidRPr="00E51672" w:rsidRDefault="004644EB" w:rsidP="004644EB">
      <w:pPr>
        <w:pStyle w:val="a5"/>
        <w:ind w:left="1428"/>
        <w:rPr>
          <w:rFonts w:ascii="Consolas" w:hAnsi="Consolas" w:cs="Consolas"/>
          <w:color w:val="008000"/>
          <w:sz w:val="19"/>
          <w:szCs w:val="19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>Если есть блокировка, то:</w:t>
      </w:r>
    </w:p>
    <w:p w14:paraId="28DCA044" w14:textId="77777777" w:rsidR="004644EB" w:rsidRPr="00E51672" w:rsidRDefault="004644EB" w:rsidP="00920602">
      <w:pPr>
        <w:pStyle w:val="a5"/>
        <w:numPr>
          <w:ilvl w:val="0"/>
          <w:numId w:val="14"/>
        </w:numPr>
        <w:rPr>
          <w:rFonts w:ascii="Consolas" w:hAnsi="Consolas" w:cs="Consolas"/>
          <w:color w:val="008000"/>
          <w:sz w:val="19"/>
          <w:szCs w:val="19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>Код ошибки ХХХХХ.</w:t>
      </w:r>
    </w:p>
    <w:p w14:paraId="32FD090D" w14:textId="671F3242" w:rsidR="004644EB" w:rsidRPr="00E51672" w:rsidRDefault="004644EB" w:rsidP="00920602">
      <w:pPr>
        <w:pStyle w:val="a5"/>
        <w:numPr>
          <w:ilvl w:val="0"/>
          <w:numId w:val="14"/>
        </w:numPr>
        <w:rPr>
          <w:rFonts w:ascii="Consolas" w:hAnsi="Consolas" w:cs="Consolas"/>
          <w:color w:val="008000"/>
          <w:sz w:val="19"/>
          <w:szCs w:val="19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>Текст ошибки – «Счет ХХХХХ.ХХХ.Х.ХХХХ.ХХХХХХХ (</w:t>
      </w:r>
      <w:proofErr w:type="spellStart"/>
      <w:r w:rsidRPr="00E51672">
        <w:rPr>
          <w:rFonts w:ascii="Consolas" w:hAnsi="Consolas" w:cs="Consolas"/>
          <w:color w:val="008000"/>
          <w:sz w:val="19"/>
          <w:szCs w:val="19"/>
        </w:rPr>
        <w:t>л.с</w:t>
      </w:r>
      <w:proofErr w:type="spellEnd"/>
      <w:r w:rsidRPr="00E51672">
        <w:rPr>
          <w:rFonts w:ascii="Consolas" w:hAnsi="Consolas" w:cs="Consolas"/>
          <w:color w:val="008000"/>
          <w:sz w:val="19"/>
          <w:szCs w:val="19"/>
        </w:rPr>
        <w:t xml:space="preserve">. 20 знаков с разделителем точка) </w:t>
      </w:r>
      <w:r w:rsidR="002A121A" w:rsidRPr="00E51672">
        <w:rPr>
          <w:rFonts w:ascii="Consolas" w:hAnsi="Consolas" w:cs="Consolas"/>
          <w:color w:val="008000"/>
          <w:sz w:val="19"/>
          <w:szCs w:val="19"/>
        </w:rPr>
        <w:t>заблокирован</w:t>
      </w:r>
      <w:r w:rsidRPr="00E51672">
        <w:rPr>
          <w:rFonts w:ascii="Consolas" w:hAnsi="Consolas" w:cs="Consolas"/>
          <w:color w:val="008000"/>
          <w:sz w:val="19"/>
          <w:szCs w:val="19"/>
        </w:rPr>
        <w:t>»</w:t>
      </w:r>
    </w:p>
    <w:p w14:paraId="305101FA" w14:textId="77777777" w:rsidR="004644EB" w:rsidRPr="00E51672" w:rsidRDefault="004644EB" w:rsidP="00920602">
      <w:pPr>
        <w:pStyle w:val="a5"/>
        <w:numPr>
          <w:ilvl w:val="0"/>
          <w:numId w:val="14"/>
        </w:numPr>
        <w:rPr>
          <w:rFonts w:ascii="Consolas" w:hAnsi="Consolas" w:cs="Consolas"/>
          <w:color w:val="008000"/>
          <w:sz w:val="19"/>
          <w:szCs w:val="19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>Выход из процедуры.</w:t>
      </w:r>
    </w:p>
    <w:p w14:paraId="2EC5ADE3" w14:textId="7967AAC4" w:rsidR="004644EB" w:rsidRPr="00E51672" w:rsidRDefault="004644EB" w:rsidP="004644EB">
      <w:pPr>
        <w:pStyle w:val="a5"/>
        <w:ind w:left="1428"/>
        <w:rPr>
          <w:rFonts w:ascii="Consolas" w:hAnsi="Consolas" w:cs="Consolas"/>
          <w:color w:val="008000"/>
          <w:sz w:val="19"/>
          <w:szCs w:val="19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 xml:space="preserve">Если блокировки по </w:t>
      </w:r>
      <w:r w:rsidR="007760E4" w:rsidRPr="00E51672">
        <w:rPr>
          <w:rFonts w:ascii="Consolas" w:hAnsi="Consolas" w:cs="Consolas"/>
          <w:color w:val="008000"/>
          <w:sz w:val="19"/>
          <w:szCs w:val="19"/>
        </w:rPr>
        <w:t>дебету</w:t>
      </w:r>
      <w:r w:rsidRPr="00E51672">
        <w:rPr>
          <w:rFonts w:ascii="Consolas" w:hAnsi="Consolas" w:cs="Consolas"/>
          <w:color w:val="008000"/>
          <w:sz w:val="19"/>
          <w:szCs w:val="19"/>
        </w:rPr>
        <w:t xml:space="preserve"> нет, то формируем ПП</w:t>
      </w:r>
    </w:p>
    <w:p w14:paraId="27715020" w14:textId="0BD97C23" w:rsidR="00E94E89" w:rsidRPr="00E51672" w:rsidRDefault="005B79D3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 xml:space="preserve">Определяем доступный остаток собственных НЕ КРЕДИТНЫХ средств по данным </w:t>
      </w:r>
      <w:proofErr w:type="gramStart"/>
      <w:r w:rsidRPr="00E51672">
        <w:rPr>
          <w:rFonts w:ascii="Consolas" w:hAnsi="Consolas" w:cs="Consolas"/>
          <w:color w:val="008000"/>
          <w:sz w:val="19"/>
          <w:szCs w:val="19"/>
        </w:rPr>
        <w:t>ПЦ</w:t>
      </w:r>
      <w:r w:rsidR="00323188" w:rsidRPr="00E51672"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 w:rsidR="00323188" w:rsidRPr="00E51672">
        <w:rPr>
          <w:rFonts w:ascii="Consolas" w:hAnsi="Consolas" w:cs="Consolas"/>
          <w:color w:val="008000"/>
          <w:sz w:val="19"/>
          <w:szCs w:val="19"/>
        </w:rPr>
        <w:t xml:space="preserve">далее </w:t>
      </w:r>
      <w:proofErr w:type="spellStart"/>
      <w:r w:rsidR="00323188" w:rsidRPr="00E51672">
        <w:rPr>
          <w:rFonts w:ascii="Consolas" w:hAnsi="Consolas" w:cs="Consolas"/>
          <w:color w:val="008000"/>
          <w:sz w:val="19"/>
          <w:szCs w:val="19"/>
        </w:rPr>
        <w:t>ДоступныйОстатокПЦ</w:t>
      </w:r>
      <w:proofErr w:type="spellEnd"/>
      <w:r w:rsidR="00323188" w:rsidRPr="00E51672">
        <w:rPr>
          <w:rFonts w:ascii="Consolas" w:hAnsi="Consolas" w:cs="Consolas"/>
          <w:color w:val="008000"/>
          <w:sz w:val="19"/>
          <w:szCs w:val="19"/>
        </w:rPr>
        <w:t>)</w:t>
      </w:r>
    </w:p>
    <w:p w14:paraId="6AF0E9DE" w14:textId="5EED7BB9" w:rsidR="005B79D3" w:rsidRPr="00E51672" w:rsidRDefault="005B79D3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 xml:space="preserve">Определяем объем </w:t>
      </w:r>
      <w:proofErr w:type="spellStart"/>
      <w:r w:rsidRPr="00E51672">
        <w:rPr>
          <w:rFonts w:ascii="Consolas" w:hAnsi="Consolas" w:cs="Consolas"/>
          <w:color w:val="008000"/>
          <w:sz w:val="19"/>
          <w:szCs w:val="19"/>
        </w:rPr>
        <w:t>Холдов</w:t>
      </w:r>
      <w:proofErr w:type="spellEnd"/>
      <w:r w:rsidRPr="00E51672">
        <w:rPr>
          <w:rFonts w:ascii="Consolas" w:hAnsi="Consolas" w:cs="Consolas"/>
          <w:color w:val="008000"/>
          <w:sz w:val="19"/>
          <w:szCs w:val="19"/>
        </w:rPr>
        <w:t xml:space="preserve"> по счету</w:t>
      </w:r>
    </w:p>
    <w:p w14:paraId="57B0566D" w14:textId="41311CFD" w:rsidR="005B79D3" w:rsidRPr="00E51672" w:rsidRDefault="005B79D3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>Проверяем наличие частичных арестов на счете</w:t>
      </w:r>
    </w:p>
    <w:p w14:paraId="1431E2DD" w14:textId="226F077A" w:rsidR="005B79D3" w:rsidRPr="005B79D3" w:rsidRDefault="005B79D3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E51672">
        <w:rPr>
          <w:rFonts w:ascii="Consolas" w:hAnsi="Consolas" w:cs="Consolas"/>
          <w:color w:val="008000"/>
          <w:sz w:val="19"/>
          <w:szCs w:val="19"/>
        </w:rPr>
        <w:t xml:space="preserve">Проверяется наличие плановых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документов по дебету в текущей и будущих датах</w:t>
      </w:r>
    </w:p>
    <w:p w14:paraId="187E96FC" w14:textId="204B8FE3" w:rsidR="005B79D3" w:rsidRPr="005B79D3" w:rsidRDefault="00336521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Определяем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т</w:t>
      </w:r>
      <w:r w:rsidR="005B79D3">
        <w:rPr>
          <w:rFonts w:ascii="Consolas" w:hAnsi="Consolas" w:cs="Consolas"/>
          <w:color w:val="008000"/>
          <w:sz w:val="19"/>
          <w:szCs w:val="19"/>
          <w:highlight w:val="white"/>
        </w:rPr>
        <w:t>екущий остаток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по счету</w:t>
      </w:r>
    </w:p>
    <w:p w14:paraId="4F29D759" w14:textId="34DC05F0" w:rsidR="005B79D3" w:rsidRPr="00F047BA" w:rsidRDefault="005B79D3" w:rsidP="00920602">
      <w:pPr>
        <w:pStyle w:val="a5"/>
        <w:numPr>
          <w:ilvl w:val="0"/>
          <w:numId w:val="11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5B79D3">
        <w:rPr>
          <w:rFonts w:ascii="Consolas" w:hAnsi="Consolas" w:cs="Consolas"/>
          <w:color w:val="008000"/>
          <w:sz w:val="19"/>
          <w:szCs w:val="19"/>
          <w:highlight w:val="white"/>
        </w:rPr>
        <w:t>вычисляем доступный остаток</w:t>
      </w:r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: </w:t>
      </w:r>
      <w:proofErr w:type="spellStart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>ТекущийОстаток</w:t>
      </w:r>
      <w:proofErr w:type="spellEnd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 w:rsidR="00336521" w:rsidRP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– </w:t>
      </w:r>
      <w:proofErr w:type="spellStart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>СуммаПлановыхДокументов</w:t>
      </w:r>
      <w:proofErr w:type="spellEnd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– </w:t>
      </w:r>
      <w:proofErr w:type="spellStart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>СуммаАрестов</w:t>
      </w:r>
      <w:proofErr w:type="spellEnd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 w:rsidR="00F047BA">
        <w:rPr>
          <w:rFonts w:ascii="Consolas" w:hAnsi="Consolas" w:cs="Consolas"/>
          <w:color w:val="008000"/>
          <w:sz w:val="19"/>
          <w:szCs w:val="19"/>
          <w:highlight w:val="white"/>
        </w:rPr>
        <w:t>–</w:t>
      </w:r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 w:rsidR="00336521">
        <w:rPr>
          <w:rFonts w:ascii="Consolas" w:hAnsi="Consolas" w:cs="Consolas"/>
          <w:color w:val="008000"/>
          <w:sz w:val="19"/>
          <w:szCs w:val="19"/>
          <w:highlight w:val="white"/>
        </w:rPr>
        <w:t>ХолдыПоСчету</w:t>
      </w:r>
      <w:proofErr w:type="spellEnd"/>
      <w:r w:rsidR="00F047B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. </w:t>
      </w:r>
    </w:p>
    <w:p w14:paraId="77DC94E9" w14:textId="7FCB569D" w:rsidR="00F047BA" w:rsidRPr="005B79D3" w:rsidRDefault="00F047BA" w:rsidP="00920602">
      <w:pPr>
        <w:pStyle w:val="a5"/>
        <w:numPr>
          <w:ilvl w:val="1"/>
          <w:numId w:val="11"/>
        </w:num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Если сумма доступного остатка меньше «0», то доступный остаток равен «0», иначе доступный остаток равен вычисленной сумме.</w:t>
      </w:r>
    </w:p>
    <w:p w14:paraId="3E3850EC" w14:textId="6A4E834D" w:rsidR="005B79D3" w:rsidRPr="00323188" w:rsidRDefault="005B79D3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сравниваем с лимитом в ПЦ</w:t>
      </w:r>
      <w:r w:rsidR="00323188">
        <w:rPr>
          <w:rFonts w:ascii="Consolas" w:hAnsi="Consolas" w:cs="Consolas"/>
          <w:color w:val="008000"/>
          <w:sz w:val="19"/>
          <w:szCs w:val="19"/>
        </w:rPr>
        <w:t>.</w:t>
      </w:r>
    </w:p>
    <w:p w14:paraId="73B0CFCB" w14:textId="59CBB832" w:rsidR="005B79D3" w:rsidRPr="00AE4F73" w:rsidRDefault="00323188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323188">
        <w:rPr>
          <w:rFonts w:ascii="Consolas" w:hAnsi="Consolas" w:cs="Consolas"/>
          <w:color w:val="008000"/>
          <w:sz w:val="19"/>
          <w:szCs w:val="19"/>
        </w:rPr>
        <w:t xml:space="preserve">Если </w:t>
      </w:r>
      <w:proofErr w:type="spellStart"/>
      <w:r w:rsidRPr="00323188"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 w:rsidRPr="00323188">
        <w:rPr>
          <w:rFonts w:ascii="Consolas" w:hAnsi="Consolas" w:cs="Consolas"/>
          <w:color w:val="008000"/>
          <w:sz w:val="19"/>
          <w:szCs w:val="19"/>
        </w:rPr>
        <w:t xml:space="preserve"> больше </w:t>
      </w:r>
      <w:proofErr w:type="spellStart"/>
      <w:r w:rsidRPr="00323188">
        <w:rPr>
          <w:rFonts w:ascii="Consolas" w:hAnsi="Consolas" w:cs="Consolas"/>
          <w:color w:val="008000"/>
          <w:sz w:val="19"/>
          <w:szCs w:val="19"/>
        </w:rPr>
        <w:t>ДоступныйОстатокПЦ</w:t>
      </w:r>
      <w:proofErr w:type="spellEnd"/>
      <w:r w:rsidRPr="00323188">
        <w:rPr>
          <w:rFonts w:ascii="Consolas" w:hAnsi="Consolas" w:cs="Consolas"/>
          <w:color w:val="008000"/>
          <w:sz w:val="19"/>
          <w:szCs w:val="19"/>
        </w:rPr>
        <w:t xml:space="preserve"> и </w:t>
      </w:r>
      <w:proofErr w:type="spellStart"/>
      <w:r w:rsidRPr="00323188">
        <w:rPr>
          <w:rFonts w:ascii="Consolas" w:hAnsi="Consolas" w:cs="Consolas"/>
          <w:color w:val="008000"/>
          <w:sz w:val="19"/>
          <w:szCs w:val="19"/>
        </w:rPr>
        <w:t>ДоступныйОстатокПЦ</w:t>
      </w:r>
      <w:proofErr w:type="spellEnd"/>
      <w:r w:rsidRPr="00323188">
        <w:rPr>
          <w:rFonts w:ascii="Consolas" w:hAnsi="Consolas" w:cs="Consolas"/>
          <w:color w:val="008000"/>
          <w:sz w:val="19"/>
          <w:szCs w:val="19"/>
        </w:rPr>
        <w:t xml:space="preserve"> больше или равен «0»</w:t>
      </w:r>
      <w:r w:rsidR="00AE4F73" w:rsidRPr="00AE4F73">
        <w:rPr>
          <w:rFonts w:ascii="Consolas" w:hAnsi="Consolas" w:cs="Consolas"/>
          <w:color w:val="008000"/>
          <w:sz w:val="19"/>
          <w:szCs w:val="19"/>
        </w:rPr>
        <w:t>, то</w:t>
      </w:r>
      <w:r w:rsidR="00AE4F73">
        <w:rPr>
          <w:rFonts w:ascii="Consolas" w:hAnsi="Consolas" w:cs="Consolas"/>
          <w:color w:val="008000"/>
          <w:sz w:val="19"/>
          <w:szCs w:val="19"/>
        </w:rPr>
        <w:t>:</w:t>
      </w:r>
    </w:p>
    <w:p w14:paraId="46E7A0FA" w14:textId="48DDB463" w:rsidR="005B79D3" w:rsidRPr="006E49A6" w:rsidRDefault="00AE4F73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приравниваем </w:t>
      </w:r>
      <w:proofErr w:type="spellStart"/>
      <w:r w:rsidRPr="00323188">
        <w:rPr>
          <w:rFonts w:ascii="Consolas" w:hAnsi="Consolas" w:cs="Consolas"/>
          <w:color w:val="008000"/>
          <w:sz w:val="19"/>
          <w:szCs w:val="19"/>
        </w:rPr>
        <w:t>ДоступныйОстатокПЦ</w:t>
      </w:r>
      <w:proofErr w:type="spellEnd"/>
    </w:p>
    <w:p w14:paraId="67215C58" w14:textId="5E8EE296" w:rsidR="005B79D3" w:rsidRPr="00CD47F1" w:rsidRDefault="005B79D3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определяем Неснижаемый Остаток на дату</w:t>
      </w:r>
      <w:r>
        <w:rPr>
          <w:rFonts w:ascii="Consolas" w:hAnsi="Consolas" w:cs="Consolas"/>
          <w:color w:val="008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US"/>
        </w:rPr>
        <w:t>getdate</w:t>
      </w:r>
      <w:proofErr w:type="spellEnd"/>
      <w:r w:rsidRPr="004A5DFE"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 w:rsidRPr="004A5DFE">
        <w:rPr>
          <w:rFonts w:ascii="Consolas" w:hAnsi="Consolas" w:cs="Consolas"/>
          <w:color w:val="008000"/>
          <w:sz w:val="19"/>
          <w:szCs w:val="19"/>
        </w:rPr>
        <w:t>))</w:t>
      </w:r>
    </w:p>
    <w:p w14:paraId="3E47CE4D" w14:textId="2A314D30" w:rsidR="00CD47F1" w:rsidRPr="00CD47F1" w:rsidRDefault="00CD47F1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CD47F1">
        <w:rPr>
          <w:rFonts w:ascii="Consolas" w:hAnsi="Consolas" w:cs="Consolas"/>
          <w:color w:val="008000"/>
          <w:sz w:val="19"/>
          <w:szCs w:val="19"/>
        </w:rPr>
        <w:t xml:space="preserve">Если </w:t>
      </w:r>
      <w:proofErr w:type="spellStart"/>
      <w:r w:rsidRPr="00CD47F1"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 w:rsidRPr="00CD47F1">
        <w:rPr>
          <w:rFonts w:ascii="Consolas" w:hAnsi="Consolas" w:cs="Consolas"/>
          <w:color w:val="008000"/>
          <w:sz w:val="19"/>
          <w:szCs w:val="19"/>
        </w:rPr>
        <w:t xml:space="preserve"> меньше </w:t>
      </w:r>
      <w:proofErr w:type="spellStart"/>
      <w:r w:rsidRPr="00CD47F1">
        <w:rPr>
          <w:rFonts w:ascii="Consolas" w:hAnsi="Consolas" w:cs="Consolas"/>
          <w:color w:val="008000"/>
          <w:sz w:val="19"/>
          <w:szCs w:val="19"/>
        </w:rPr>
        <w:t>НеснижаемыйОстаток</w:t>
      </w:r>
      <w:proofErr w:type="spellEnd"/>
      <w:r w:rsidRPr="00CD47F1">
        <w:rPr>
          <w:rFonts w:ascii="Consolas" w:hAnsi="Consolas" w:cs="Consolas"/>
          <w:color w:val="008000"/>
          <w:sz w:val="19"/>
          <w:szCs w:val="19"/>
        </w:rPr>
        <w:t>, то:</w:t>
      </w:r>
    </w:p>
    <w:p w14:paraId="63C231F1" w14:textId="73BC4F2F" w:rsidR="00CD47F1" w:rsidRPr="00CD47F1" w:rsidRDefault="00CD47F1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приравниваем </w:t>
      </w:r>
      <w:proofErr w:type="spellStart"/>
      <w:r w:rsidRPr="00CD47F1">
        <w:rPr>
          <w:rFonts w:ascii="Consolas" w:hAnsi="Consolas" w:cs="Consolas"/>
          <w:color w:val="008000"/>
          <w:sz w:val="19"/>
          <w:szCs w:val="19"/>
        </w:rPr>
        <w:t>НеснижаемыйОстаток</w:t>
      </w:r>
      <w:proofErr w:type="spellEnd"/>
    </w:p>
    <w:p w14:paraId="1A36ADDF" w14:textId="0364C970" w:rsidR="00CD47F1" w:rsidRPr="00CD47F1" w:rsidRDefault="00CD47F1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</w:rPr>
        <w:t>Иначе</w:t>
      </w:r>
    </w:p>
    <w:p w14:paraId="313FA3F1" w14:textId="77220D67" w:rsidR="00CD47F1" w:rsidRPr="00CD47F1" w:rsidRDefault="00CD47F1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будет равен разнице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</w:t>
      </w:r>
      <w:proofErr w:type="spellStart"/>
      <w:r w:rsidRPr="00CD47F1">
        <w:rPr>
          <w:rFonts w:ascii="Consolas" w:hAnsi="Consolas" w:cs="Consolas"/>
          <w:color w:val="008000"/>
          <w:sz w:val="19"/>
          <w:szCs w:val="19"/>
        </w:rPr>
        <w:t>НеснижаемыйОстаток</w:t>
      </w:r>
      <w:proofErr w:type="spellEnd"/>
    </w:p>
    <w:p w14:paraId="00D553B0" w14:textId="65BAB0EA" w:rsidR="004A5DFE" w:rsidRPr="004A5DFE" w:rsidRDefault="008F36CA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Определяем </w:t>
      </w:r>
      <w:r w:rsidR="004A5DFE">
        <w:rPr>
          <w:rFonts w:ascii="Consolas" w:hAnsi="Consolas" w:cs="Consolas"/>
          <w:color w:val="008000"/>
          <w:sz w:val="19"/>
          <w:szCs w:val="19"/>
          <w:highlight w:val="white"/>
        </w:rPr>
        <w:t>сумму лимита "списание не более" на дату</w:t>
      </w:r>
    </w:p>
    <w:p w14:paraId="077FECCC" w14:textId="13ED5796" w:rsidR="004E15D5" w:rsidRPr="00CD47F1" w:rsidRDefault="004E15D5" w:rsidP="00920602">
      <w:pPr>
        <w:pStyle w:val="a5"/>
        <w:numPr>
          <w:ilvl w:val="0"/>
          <w:numId w:val="11"/>
        </w:numPr>
        <w:rPr>
          <w:rFonts w:ascii="Times New Roman" w:hAnsi="Times New Roman"/>
          <w:lang w:eastAsia="ru-RU"/>
        </w:rPr>
      </w:pPr>
      <w:r w:rsidRPr="00CD47F1">
        <w:rPr>
          <w:rFonts w:ascii="Consolas" w:hAnsi="Consolas" w:cs="Consolas"/>
          <w:color w:val="008000"/>
          <w:sz w:val="19"/>
          <w:szCs w:val="19"/>
        </w:rPr>
        <w:t xml:space="preserve">Если </w:t>
      </w:r>
      <w:proofErr w:type="spellStart"/>
      <w:r w:rsidRPr="00CD47F1"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 w:rsidRPr="00CD47F1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больше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СуммыЛимита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и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СуммаЛимита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больше «0»</w:t>
      </w:r>
      <w:r w:rsidRPr="00CD47F1">
        <w:rPr>
          <w:rFonts w:ascii="Consolas" w:hAnsi="Consolas" w:cs="Consolas"/>
          <w:color w:val="008000"/>
          <w:sz w:val="19"/>
          <w:szCs w:val="19"/>
        </w:rPr>
        <w:t>, то:</w:t>
      </w:r>
    </w:p>
    <w:p w14:paraId="51AC0BA0" w14:textId="095EECF5" w:rsidR="004E15D5" w:rsidRPr="00CD47F1" w:rsidRDefault="004E15D5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приравниваем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СуммеЛимита</w:t>
      </w:r>
      <w:proofErr w:type="spellEnd"/>
    </w:p>
    <w:p w14:paraId="5046D7D5" w14:textId="77777777" w:rsidR="004E15D5" w:rsidRPr="00CD47F1" w:rsidRDefault="004E15D5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</w:rPr>
        <w:t>Иначе</w:t>
      </w:r>
    </w:p>
    <w:p w14:paraId="48D2F6FF" w14:textId="77777777" w:rsidR="004E15D5" w:rsidRPr="00CD47F1" w:rsidRDefault="004E15D5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будет равен разнице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- </w:t>
      </w:r>
      <w:proofErr w:type="spellStart"/>
      <w:r w:rsidRPr="00CD47F1">
        <w:rPr>
          <w:rFonts w:ascii="Consolas" w:hAnsi="Consolas" w:cs="Consolas"/>
          <w:color w:val="008000"/>
          <w:sz w:val="19"/>
          <w:szCs w:val="19"/>
        </w:rPr>
        <w:t>НеснижаемыйОстаток</w:t>
      </w:r>
      <w:proofErr w:type="spellEnd"/>
    </w:p>
    <w:p w14:paraId="0135E7E0" w14:textId="0F9C20B0" w:rsidR="00E81D33" w:rsidRPr="00E81D33" w:rsidRDefault="00E81D33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r w:rsidRPr="00E81D33">
        <w:rPr>
          <w:rFonts w:ascii="Consolas" w:hAnsi="Consolas" w:cs="Consolas"/>
          <w:color w:val="008000"/>
          <w:sz w:val="19"/>
          <w:szCs w:val="19"/>
        </w:rPr>
        <w:t xml:space="preserve">Если </w:t>
      </w:r>
      <w:proofErr w:type="spellStart"/>
      <w:r w:rsidRPr="00E81D33">
        <w:rPr>
          <w:rFonts w:ascii="Consolas" w:hAnsi="Consolas" w:cs="Consolas"/>
          <w:color w:val="008000"/>
          <w:sz w:val="19"/>
          <w:szCs w:val="19"/>
        </w:rPr>
        <w:t>СуммаОперации</w:t>
      </w:r>
      <w:proofErr w:type="spellEnd"/>
      <w:r w:rsidRPr="00E81D33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 xml:space="preserve">меньше или равна </w:t>
      </w:r>
      <w:proofErr w:type="spellStart"/>
      <w:r w:rsidRPr="00E81D33">
        <w:rPr>
          <w:rFonts w:ascii="Consolas" w:hAnsi="Consolas" w:cs="Consolas"/>
          <w:color w:val="008000"/>
          <w:sz w:val="19"/>
          <w:szCs w:val="19"/>
        </w:rPr>
        <w:t>ТекущийОстаток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, то:</w:t>
      </w:r>
    </w:p>
    <w:p w14:paraId="739EB18A" w14:textId="4424B8BE" w:rsidR="00E81D33" w:rsidRPr="00E81D33" w:rsidRDefault="00E81D33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</w:rPr>
        <w:t>Формируем ПП</w:t>
      </w:r>
    </w:p>
    <w:p w14:paraId="0C0D3327" w14:textId="03499380" w:rsidR="00E81D33" w:rsidRPr="00407BF5" w:rsidRDefault="00E81D33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r>
        <w:rPr>
          <w:rFonts w:ascii="Consolas" w:hAnsi="Consolas" w:cs="Consolas"/>
          <w:color w:val="008000"/>
          <w:sz w:val="19"/>
          <w:szCs w:val="19"/>
        </w:rPr>
        <w:t>Иначе</w:t>
      </w:r>
    </w:p>
    <w:p w14:paraId="534979F8" w14:textId="23F18564" w:rsidR="00003407" w:rsidRPr="00407BF5" w:rsidRDefault="00003407" w:rsidP="00920602">
      <w:pPr>
        <w:pStyle w:val="a5"/>
        <w:numPr>
          <w:ilvl w:val="0"/>
          <w:numId w:val="15"/>
        </w:numPr>
        <w:rPr>
          <w:rFonts w:ascii="Times New Roman" w:hAnsi="Times New Roman"/>
          <w:lang w:eastAsia="ru-RU"/>
        </w:rPr>
      </w:pPr>
      <w:r w:rsidRPr="00407BF5">
        <w:rPr>
          <w:rFonts w:ascii="Consolas" w:hAnsi="Consolas" w:cs="Consolas"/>
          <w:color w:val="008000"/>
          <w:sz w:val="19"/>
          <w:szCs w:val="19"/>
        </w:rPr>
        <w:t>Сообщение об ошибке:</w:t>
      </w:r>
    </w:p>
    <w:p w14:paraId="4246E694" w14:textId="77777777" w:rsidR="00003407" w:rsidRPr="00407BF5" w:rsidRDefault="00003407" w:rsidP="00920602">
      <w:pPr>
        <w:pStyle w:val="a5"/>
        <w:numPr>
          <w:ilvl w:val="0"/>
          <w:numId w:val="16"/>
        </w:numPr>
        <w:rPr>
          <w:rFonts w:ascii="Consolas" w:hAnsi="Consolas" w:cs="Consolas"/>
          <w:color w:val="008000"/>
          <w:sz w:val="19"/>
          <w:szCs w:val="19"/>
        </w:rPr>
      </w:pPr>
      <w:r w:rsidRPr="00407BF5">
        <w:rPr>
          <w:rFonts w:ascii="Consolas" w:hAnsi="Consolas" w:cs="Consolas"/>
          <w:color w:val="008000"/>
          <w:sz w:val="19"/>
          <w:szCs w:val="19"/>
        </w:rPr>
        <w:t>Код ошибки ХХХХХ.</w:t>
      </w:r>
    </w:p>
    <w:p w14:paraId="350890A9" w14:textId="5BB7664A" w:rsidR="00003407" w:rsidRPr="00407BF5" w:rsidRDefault="00003407" w:rsidP="00920602">
      <w:pPr>
        <w:pStyle w:val="a5"/>
        <w:numPr>
          <w:ilvl w:val="0"/>
          <w:numId w:val="16"/>
        </w:numPr>
        <w:rPr>
          <w:rFonts w:ascii="Consolas" w:hAnsi="Consolas" w:cs="Consolas"/>
          <w:color w:val="008000"/>
          <w:sz w:val="19"/>
          <w:szCs w:val="19"/>
        </w:rPr>
      </w:pPr>
      <w:r w:rsidRPr="00407BF5">
        <w:rPr>
          <w:rFonts w:ascii="Consolas" w:hAnsi="Consolas" w:cs="Consolas"/>
          <w:color w:val="008000"/>
          <w:sz w:val="19"/>
          <w:szCs w:val="19"/>
        </w:rPr>
        <w:lastRenderedPageBreak/>
        <w:t xml:space="preserve">Текст ошибки – «Недостаточно средств на </w:t>
      </w:r>
      <w:proofErr w:type="gramStart"/>
      <w:r w:rsidRPr="00407BF5">
        <w:rPr>
          <w:rFonts w:ascii="Consolas" w:hAnsi="Consolas" w:cs="Consolas"/>
          <w:color w:val="008000"/>
          <w:sz w:val="19"/>
          <w:szCs w:val="19"/>
        </w:rPr>
        <w:t>счете  ХХХХХ.ХХХ</w:t>
      </w:r>
      <w:proofErr w:type="gramEnd"/>
      <w:r w:rsidRPr="00407BF5">
        <w:rPr>
          <w:rFonts w:ascii="Consolas" w:hAnsi="Consolas" w:cs="Consolas"/>
          <w:color w:val="008000"/>
          <w:sz w:val="19"/>
          <w:szCs w:val="19"/>
        </w:rPr>
        <w:t>.Х.ХХХХ.ХХХХХХХ (</w:t>
      </w:r>
      <w:proofErr w:type="spellStart"/>
      <w:r w:rsidRPr="00407BF5">
        <w:rPr>
          <w:rFonts w:ascii="Consolas" w:hAnsi="Consolas" w:cs="Consolas"/>
          <w:color w:val="008000"/>
          <w:sz w:val="19"/>
          <w:szCs w:val="19"/>
        </w:rPr>
        <w:t>л.с</w:t>
      </w:r>
      <w:proofErr w:type="spellEnd"/>
      <w:r w:rsidRPr="00407BF5">
        <w:rPr>
          <w:rFonts w:ascii="Consolas" w:hAnsi="Consolas" w:cs="Consolas"/>
          <w:color w:val="008000"/>
          <w:sz w:val="19"/>
          <w:szCs w:val="19"/>
        </w:rPr>
        <w:t>. 20 знаков с разделителем точка) – блокированы операции по дебету»</w:t>
      </w:r>
    </w:p>
    <w:p w14:paraId="5ADBDFD4" w14:textId="28C81068" w:rsidR="004644EB" w:rsidRPr="0099670B" w:rsidRDefault="00003407" w:rsidP="00920602">
      <w:pPr>
        <w:pStyle w:val="a5"/>
        <w:numPr>
          <w:ilvl w:val="0"/>
          <w:numId w:val="16"/>
        </w:numPr>
        <w:rPr>
          <w:rFonts w:ascii="Consolas" w:hAnsi="Consolas" w:cs="Consolas"/>
          <w:color w:val="008000"/>
          <w:sz w:val="19"/>
          <w:szCs w:val="19"/>
        </w:rPr>
      </w:pPr>
      <w:r w:rsidRPr="00407BF5">
        <w:rPr>
          <w:rFonts w:ascii="Consolas" w:hAnsi="Consolas" w:cs="Consolas"/>
          <w:color w:val="008000"/>
          <w:sz w:val="19"/>
          <w:szCs w:val="19"/>
        </w:rPr>
        <w:t>Выход из процедуры.</w:t>
      </w:r>
    </w:p>
    <w:p w14:paraId="2660F19E" w14:textId="3CB607C5" w:rsidR="004644EB" w:rsidRPr="00E51672" w:rsidRDefault="0099670B" w:rsidP="00E94E89">
      <w:pPr>
        <w:pStyle w:val="a5"/>
        <w:ind w:left="1428"/>
        <w:rPr>
          <w:rFonts w:ascii="Times New Roman" w:hAnsi="Times New Roman"/>
          <w:i/>
          <w:lang w:eastAsia="ru-RU"/>
        </w:rPr>
      </w:pPr>
      <w:r w:rsidRPr="00E51672">
        <w:rPr>
          <w:rFonts w:ascii="Times New Roman" w:hAnsi="Times New Roman"/>
          <w:i/>
          <w:lang w:eastAsia="ru-RU"/>
        </w:rPr>
        <w:t>-- Окончание фрагмента существующего кода.</w:t>
      </w:r>
    </w:p>
    <w:p w14:paraId="411BAB6D" w14:textId="77777777" w:rsidR="00E94E89" w:rsidRPr="00E51672" w:rsidRDefault="00E94E89" w:rsidP="00920602">
      <w:pPr>
        <w:pStyle w:val="a5"/>
        <w:numPr>
          <w:ilvl w:val="0"/>
          <w:numId w:val="11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Формируем документ(ы):</w:t>
      </w:r>
    </w:p>
    <w:p w14:paraId="5D8C393B" w14:textId="77777777" w:rsidR="00E94E89" w:rsidRPr="00E51672" w:rsidRDefault="00E94E89" w:rsidP="00920602">
      <w:pPr>
        <w:pStyle w:val="a5"/>
        <w:numPr>
          <w:ilvl w:val="1"/>
          <w:numId w:val="6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ФО «**</w:t>
      </w:r>
      <w:proofErr w:type="spellStart"/>
      <w:r w:rsidRPr="00E51672">
        <w:rPr>
          <w:rFonts w:ascii="Times New Roman" w:hAnsi="Times New Roman"/>
        </w:rPr>
        <w:t>ПлатПор</w:t>
      </w:r>
      <w:proofErr w:type="spellEnd"/>
      <w:r w:rsidRPr="00E51672">
        <w:rPr>
          <w:rFonts w:ascii="Times New Roman" w:hAnsi="Times New Roman"/>
        </w:rPr>
        <w:t>»</w:t>
      </w:r>
    </w:p>
    <w:p w14:paraId="677C74F5" w14:textId="77777777" w:rsidR="00E94E89" w:rsidRPr="00E51672" w:rsidRDefault="00E94E89" w:rsidP="00920602">
      <w:pPr>
        <w:pStyle w:val="a5"/>
        <w:numPr>
          <w:ilvl w:val="1"/>
          <w:numId w:val="6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При создании ПП в состоянии «Введен», далее отрабатывает </w:t>
      </w:r>
      <w:proofErr w:type="spellStart"/>
      <w:r w:rsidRPr="00E51672">
        <w:rPr>
          <w:rFonts w:ascii="Times New Roman" w:hAnsi="Times New Roman"/>
        </w:rPr>
        <w:t>диспатч</w:t>
      </w:r>
      <w:proofErr w:type="spellEnd"/>
      <w:r w:rsidRPr="00E51672">
        <w:rPr>
          <w:rFonts w:ascii="Times New Roman" w:hAnsi="Times New Roman"/>
        </w:rPr>
        <w:t xml:space="preserve"> движения по состояниям.</w:t>
      </w:r>
    </w:p>
    <w:p w14:paraId="2C9FC3C1" w14:textId="2DE8342F" w:rsidR="00E94E89" w:rsidRPr="00E51672" w:rsidRDefault="00E94E89" w:rsidP="00920602">
      <w:pPr>
        <w:pStyle w:val="a5"/>
        <w:numPr>
          <w:ilvl w:val="2"/>
          <w:numId w:val="9"/>
        </w:numPr>
        <w:rPr>
          <w:rFonts w:ascii="Times New Roman" w:hAnsi="Times New Roman"/>
        </w:rPr>
      </w:pPr>
      <w:r w:rsidRPr="00E51672">
        <w:rPr>
          <w:rFonts w:ascii="Times New Roman" w:hAnsi="Times New Roman"/>
          <w:lang w:eastAsia="ru-RU"/>
        </w:rPr>
        <w:t>Если клиент ГО, то ПП переводится автоматически документ в состояние «</w:t>
      </w:r>
      <w:r w:rsidRPr="00E51672">
        <w:rPr>
          <w:rFonts w:ascii="Times New Roman" w:hAnsi="Times New Roman"/>
          <w:b/>
          <w:lang w:eastAsia="ru-RU"/>
        </w:rPr>
        <w:t>4.1.</w:t>
      </w:r>
      <w:r w:rsidR="00292305" w:rsidRPr="00E51672">
        <w:rPr>
          <w:rFonts w:ascii="Times New Roman" w:hAnsi="Times New Roman"/>
          <w:b/>
          <w:lang w:eastAsia="ru-RU"/>
        </w:rPr>
        <w:t xml:space="preserve"> </w:t>
      </w:r>
      <w:r w:rsidRPr="00E51672">
        <w:rPr>
          <w:rFonts w:ascii="Times New Roman" w:hAnsi="Times New Roman"/>
          <w:b/>
          <w:lang w:eastAsia="ru-RU"/>
        </w:rPr>
        <w:t>Выгрузка проконтролированных документов</w:t>
      </w:r>
      <w:r w:rsidRPr="00E51672">
        <w:rPr>
          <w:rFonts w:ascii="Times New Roman" w:hAnsi="Times New Roman"/>
          <w:lang w:eastAsia="ru-RU"/>
        </w:rPr>
        <w:t>»</w:t>
      </w:r>
    </w:p>
    <w:p w14:paraId="2B23DAC8" w14:textId="77777777" w:rsidR="002F2B28" w:rsidRPr="00E51672" w:rsidRDefault="00E94E89" w:rsidP="00920602">
      <w:pPr>
        <w:pStyle w:val="a5"/>
        <w:numPr>
          <w:ilvl w:val="2"/>
          <w:numId w:val="9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Если клиент филиала, то</w:t>
      </w:r>
      <w:r w:rsidR="002F2B28" w:rsidRPr="00E51672">
        <w:rPr>
          <w:rFonts w:ascii="Times New Roman" w:hAnsi="Times New Roman"/>
        </w:rPr>
        <w:t>:</w:t>
      </w:r>
    </w:p>
    <w:p w14:paraId="67536C86" w14:textId="77777777" w:rsidR="002F2B28" w:rsidRPr="00E51672" w:rsidRDefault="002F2B28" w:rsidP="00920602">
      <w:pPr>
        <w:pStyle w:val="a5"/>
        <w:numPr>
          <w:ilvl w:val="3"/>
          <w:numId w:val="12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При расчетах МФР дочерний документ наследует номер и пачку родительского.</w:t>
      </w:r>
    </w:p>
    <w:p w14:paraId="08259A69" w14:textId="0EDFC26C" w:rsidR="00E94E89" w:rsidRPr="00E51672" w:rsidRDefault="00E94E89" w:rsidP="00920602">
      <w:pPr>
        <w:pStyle w:val="a5"/>
        <w:numPr>
          <w:ilvl w:val="3"/>
          <w:numId w:val="12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 ПП</w:t>
      </w:r>
      <w:r w:rsidR="00BB084B" w:rsidRPr="00E51672">
        <w:rPr>
          <w:rFonts w:ascii="Times New Roman" w:hAnsi="Times New Roman"/>
        </w:rPr>
        <w:t xml:space="preserve"> </w:t>
      </w:r>
      <w:r w:rsidRPr="00E51672">
        <w:rPr>
          <w:rFonts w:ascii="Times New Roman" w:hAnsi="Times New Roman"/>
        </w:rPr>
        <w:t xml:space="preserve">в </w:t>
      </w:r>
      <w:r w:rsidR="008C57A4" w:rsidRPr="00E51672">
        <w:rPr>
          <w:rFonts w:ascii="Times New Roman" w:hAnsi="Times New Roman"/>
        </w:rPr>
        <w:t>Филиале</w:t>
      </w:r>
      <w:r w:rsidR="00BB084B" w:rsidRPr="00E51672">
        <w:rPr>
          <w:rFonts w:ascii="Times New Roman" w:hAnsi="Times New Roman"/>
        </w:rPr>
        <w:t xml:space="preserve"> (родительский документ)</w:t>
      </w:r>
      <w:r w:rsidR="008C57A4" w:rsidRPr="00E51672">
        <w:rPr>
          <w:rFonts w:ascii="Times New Roman" w:hAnsi="Times New Roman"/>
        </w:rPr>
        <w:t xml:space="preserve"> </w:t>
      </w:r>
      <w:r w:rsidRPr="00E51672">
        <w:rPr>
          <w:rFonts w:ascii="Times New Roman" w:hAnsi="Times New Roman"/>
        </w:rPr>
        <w:t>автоматически переводятся в состояние «</w:t>
      </w:r>
      <w:r w:rsidR="009F32F7" w:rsidRPr="00E51672">
        <w:rPr>
          <w:rFonts w:ascii="Times New Roman" w:hAnsi="Times New Roman"/>
          <w:b/>
          <w:lang w:eastAsia="ru-RU"/>
        </w:rPr>
        <w:t>4.</w:t>
      </w:r>
      <w:proofErr w:type="gramStart"/>
      <w:r w:rsidR="009F32F7" w:rsidRPr="00E51672">
        <w:rPr>
          <w:rFonts w:ascii="Times New Roman" w:hAnsi="Times New Roman"/>
          <w:b/>
          <w:lang w:eastAsia="ru-RU"/>
        </w:rPr>
        <w:t>1.Выгрузка</w:t>
      </w:r>
      <w:proofErr w:type="gramEnd"/>
      <w:r w:rsidR="009F32F7" w:rsidRPr="00E51672">
        <w:rPr>
          <w:rFonts w:ascii="Times New Roman" w:hAnsi="Times New Roman"/>
          <w:b/>
          <w:lang w:eastAsia="ru-RU"/>
        </w:rPr>
        <w:t xml:space="preserve"> проконтролированных документов</w:t>
      </w:r>
      <w:r w:rsidRPr="00E51672">
        <w:rPr>
          <w:rFonts w:ascii="Times New Roman" w:hAnsi="Times New Roman"/>
        </w:rPr>
        <w:t>»</w:t>
      </w:r>
      <w:r w:rsidR="008C57A4" w:rsidRPr="00E51672">
        <w:rPr>
          <w:rFonts w:ascii="Times New Roman" w:hAnsi="Times New Roman"/>
        </w:rPr>
        <w:t>,</w:t>
      </w:r>
    </w:p>
    <w:p w14:paraId="23390D0D" w14:textId="5880736D" w:rsidR="00240BEB" w:rsidRPr="00E51672" w:rsidRDefault="00240BEB" w:rsidP="00240BEB">
      <w:pPr>
        <w:pStyle w:val="a5"/>
        <w:ind w:left="3552" w:firstLine="696"/>
        <w:rPr>
          <w:rFonts w:ascii="Times New Roman" w:hAnsi="Times New Roman"/>
          <w:color w:val="172B4D"/>
        </w:rPr>
      </w:pPr>
      <w:r w:rsidRPr="00E51672">
        <w:rPr>
          <w:rFonts w:ascii="Times New Roman" w:hAnsi="Times New Roman"/>
          <w:color w:val="172B4D"/>
        </w:rPr>
        <w:t>Дебет Счет клиента – Кредит 30301810</w:t>
      </w:r>
    </w:p>
    <w:p w14:paraId="5EB67F7E" w14:textId="69F3557D" w:rsidR="00240BEB" w:rsidRPr="00E51672" w:rsidRDefault="00241B47" w:rsidP="00240BEB">
      <w:pPr>
        <w:pStyle w:val="a5"/>
        <w:ind w:left="2844"/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Затем </w:t>
      </w:r>
      <w:r w:rsidR="00240BEB" w:rsidRPr="00E51672">
        <w:rPr>
          <w:rFonts w:ascii="Times New Roman" w:hAnsi="Times New Roman"/>
        </w:rPr>
        <w:t>ПП</w:t>
      </w:r>
      <w:r w:rsidR="00BB084B" w:rsidRPr="00E51672">
        <w:rPr>
          <w:rFonts w:ascii="Times New Roman" w:hAnsi="Times New Roman"/>
        </w:rPr>
        <w:t xml:space="preserve"> </w:t>
      </w:r>
      <w:r w:rsidR="00240BEB" w:rsidRPr="00E51672">
        <w:rPr>
          <w:rFonts w:ascii="Times New Roman" w:hAnsi="Times New Roman"/>
        </w:rPr>
        <w:t>в ГО</w:t>
      </w:r>
      <w:r w:rsidR="00BB084B" w:rsidRPr="00E51672">
        <w:rPr>
          <w:rFonts w:ascii="Times New Roman" w:hAnsi="Times New Roman"/>
        </w:rPr>
        <w:t xml:space="preserve"> (дочерний документ, связанный с родительским)</w:t>
      </w:r>
      <w:r w:rsidR="00D44664" w:rsidRPr="00E51672">
        <w:rPr>
          <w:rFonts w:ascii="Times New Roman" w:hAnsi="Times New Roman"/>
        </w:rPr>
        <w:t>, автоматически переводится в состояние «</w:t>
      </w:r>
      <w:r w:rsidR="00D44664" w:rsidRPr="00E51672">
        <w:rPr>
          <w:rFonts w:ascii="Times New Roman" w:hAnsi="Times New Roman"/>
          <w:b/>
        </w:rPr>
        <w:t>Приход по к/с</w:t>
      </w:r>
      <w:r w:rsidR="00D44664" w:rsidRPr="00E51672">
        <w:rPr>
          <w:rFonts w:ascii="Times New Roman" w:hAnsi="Times New Roman"/>
        </w:rPr>
        <w:t>»</w:t>
      </w:r>
    </w:p>
    <w:p w14:paraId="1A45E176" w14:textId="77355F19" w:rsidR="00240BEB" w:rsidRPr="00E51672" w:rsidRDefault="00240BEB" w:rsidP="00240BEB">
      <w:pPr>
        <w:pStyle w:val="a5"/>
        <w:ind w:left="3552" w:firstLine="696"/>
        <w:rPr>
          <w:rFonts w:ascii="Times New Roman" w:hAnsi="Times New Roman"/>
          <w:color w:val="172B4D"/>
        </w:rPr>
      </w:pPr>
      <w:r w:rsidRPr="00E51672">
        <w:rPr>
          <w:rFonts w:ascii="Times New Roman" w:hAnsi="Times New Roman"/>
          <w:color w:val="172B4D"/>
        </w:rPr>
        <w:t xml:space="preserve">Дебет 30302810 – Кредит </w:t>
      </w:r>
      <w:r w:rsidRPr="00E51672">
        <w:rPr>
          <w:rFonts w:ascii="Times New Roman" w:hAnsi="Times New Roman"/>
          <w:lang w:eastAsia="ru-RU"/>
        </w:rPr>
        <w:t>47423810 (ЦР)</w:t>
      </w:r>
    </w:p>
    <w:p w14:paraId="1B6904FF" w14:textId="77777777" w:rsidR="008C57A4" w:rsidRPr="00E51672" w:rsidRDefault="008C57A4" w:rsidP="00240BEB">
      <w:pPr>
        <w:pStyle w:val="a5"/>
        <w:ind w:left="1428"/>
        <w:rPr>
          <w:rFonts w:ascii="Times New Roman" w:hAnsi="Times New Roman"/>
          <w:lang w:eastAsia="ru-RU"/>
        </w:rPr>
      </w:pPr>
    </w:p>
    <w:p w14:paraId="26F175F1" w14:textId="77777777" w:rsidR="008C57A4" w:rsidRPr="00E51672" w:rsidRDefault="008C57A4" w:rsidP="00920602">
      <w:pPr>
        <w:pStyle w:val="a5"/>
        <w:numPr>
          <w:ilvl w:val="0"/>
          <w:numId w:val="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Счета 30301 и 30302 определяются по «Системному справочнику счетов» с Типом «</w:t>
      </w:r>
      <w:proofErr w:type="spellStart"/>
      <w:r w:rsidRPr="00E51672">
        <w:rPr>
          <w:rFonts w:ascii="Times New Roman" w:hAnsi="Times New Roman"/>
          <w:lang w:eastAsia="ru-RU"/>
        </w:rPr>
        <w:t>КорСчета</w:t>
      </w:r>
      <w:proofErr w:type="spellEnd"/>
      <w:r w:rsidRPr="00E51672">
        <w:rPr>
          <w:rFonts w:ascii="Times New Roman" w:hAnsi="Times New Roman"/>
          <w:lang w:eastAsia="ru-RU"/>
        </w:rPr>
        <w:t>» и схема выбора счета, в которой настроен поиск по пачкам (ЦФР ФЛ\ ЦФР ЮЛ) и ФО (**</w:t>
      </w:r>
      <w:proofErr w:type="spellStart"/>
      <w:r w:rsidRPr="00E51672">
        <w:rPr>
          <w:rFonts w:ascii="Times New Roman" w:hAnsi="Times New Roman"/>
          <w:lang w:eastAsia="ru-RU"/>
        </w:rPr>
        <w:t>ПлатПор</w:t>
      </w:r>
      <w:proofErr w:type="spellEnd"/>
      <w:r w:rsidRPr="00E51672">
        <w:rPr>
          <w:rFonts w:ascii="Times New Roman" w:hAnsi="Times New Roman"/>
          <w:lang w:eastAsia="ru-RU"/>
        </w:rPr>
        <w:t>)</w:t>
      </w:r>
    </w:p>
    <w:p w14:paraId="6BCDF2B4" w14:textId="77777777" w:rsidR="008C57A4" w:rsidRPr="00E51672" w:rsidRDefault="008C57A4" w:rsidP="008C57A4">
      <w:pPr>
        <w:pStyle w:val="a5"/>
        <w:ind w:left="2148"/>
        <w:rPr>
          <w:rFonts w:ascii="Times New Roman" w:hAnsi="Times New Roman"/>
        </w:rPr>
      </w:pPr>
    </w:p>
    <w:p w14:paraId="25A152B6" w14:textId="77777777" w:rsidR="00E94E89" w:rsidRPr="00E51672" w:rsidRDefault="00E94E89" w:rsidP="00920602">
      <w:pPr>
        <w:pStyle w:val="a5"/>
        <w:numPr>
          <w:ilvl w:val="1"/>
          <w:numId w:val="6"/>
        </w:numPr>
        <w:rPr>
          <w:rFonts w:ascii="Times New Roman" w:hAnsi="Times New Roman"/>
          <w:i/>
          <w:lang w:eastAsia="ru-RU"/>
        </w:rPr>
      </w:pPr>
      <w:r w:rsidRPr="00E51672">
        <w:rPr>
          <w:rFonts w:ascii="Times New Roman" w:hAnsi="Times New Roman"/>
          <w:i/>
          <w:lang w:eastAsia="ru-RU"/>
        </w:rPr>
        <w:t>Статус «Клиент-Банк»,</w:t>
      </w:r>
      <w:r w:rsidRPr="00E51672">
        <w:rPr>
          <w:rFonts w:ascii="Times New Roman" w:hAnsi="Times New Roman"/>
          <w:i/>
        </w:rPr>
        <w:t xml:space="preserve"> если ошибка, возвращаем код и текст системной ошибки. Т.к. в документах СБП нет статуса, то с ЦФР тоже не делаем.</w:t>
      </w:r>
    </w:p>
    <w:p w14:paraId="38EEDC2C" w14:textId="77777777" w:rsidR="00E94E89" w:rsidRPr="00E51672" w:rsidRDefault="00E94E89" w:rsidP="00920602">
      <w:pPr>
        <w:pStyle w:val="a5"/>
        <w:numPr>
          <w:ilvl w:val="1"/>
          <w:numId w:val="6"/>
        </w:numPr>
        <w:rPr>
          <w:rFonts w:ascii="Times New Roman" w:hAnsi="Times New Roman"/>
          <w:b/>
          <w:color w:val="FF0000"/>
        </w:rPr>
      </w:pPr>
      <w:r w:rsidRPr="00E51672">
        <w:rPr>
          <w:rFonts w:ascii="Times New Roman" w:hAnsi="Times New Roman"/>
          <w:b/>
          <w:color w:val="FF0000"/>
        </w:rPr>
        <w:t>Сохранить параметры клиентской сессии клиента (также как в реализации СБП)</w:t>
      </w:r>
    </w:p>
    <w:p w14:paraId="3E814579" w14:textId="77777777" w:rsidR="00E94E89" w:rsidRPr="00E51672" w:rsidRDefault="00E94E89" w:rsidP="00E94E89">
      <w:pPr>
        <w:pStyle w:val="a5"/>
        <w:ind w:left="2148" w:hanging="1439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noProof/>
          <w:color w:val="FF0000"/>
          <w:lang w:eastAsia="ru-RU"/>
        </w:rPr>
        <w:drawing>
          <wp:inline distT="0" distB="0" distL="0" distR="0" wp14:anchorId="37C3F2B3" wp14:editId="734291EB">
            <wp:extent cx="6201640" cy="267689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035C" w14:textId="77777777" w:rsidR="00E94E89" w:rsidRPr="00E51672" w:rsidRDefault="00E94E89" w:rsidP="00920602">
      <w:pPr>
        <w:pStyle w:val="a5"/>
        <w:numPr>
          <w:ilvl w:val="0"/>
          <w:numId w:val="11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Документ сформирован и находится в состоянии </w:t>
      </w:r>
      <w:r w:rsidRPr="00E51672">
        <w:rPr>
          <w:rFonts w:ascii="Times New Roman" w:hAnsi="Times New Roman"/>
          <w:lang w:eastAsia="ru-RU"/>
        </w:rPr>
        <w:t xml:space="preserve">«Приход по к/с», возвращаем </w:t>
      </w:r>
      <w:proofErr w:type="spellStart"/>
      <w:r w:rsidRPr="00E51672">
        <w:rPr>
          <w:rFonts w:ascii="Times New Roman" w:hAnsi="Times New Roman"/>
        </w:rPr>
        <w:t>RetVal</w:t>
      </w:r>
      <w:proofErr w:type="spellEnd"/>
      <w:r w:rsidRPr="00E51672">
        <w:rPr>
          <w:rFonts w:ascii="Times New Roman" w:hAnsi="Times New Roman"/>
        </w:rPr>
        <w:t xml:space="preserve">=0, </w:t>
      </w:r>
    </w:p>
    <w:p w14:paraId="0BB49014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</w:rPr>
      </w:pPr>
      <w:r w:rsidRPr="00E51672">
        <w:rPr>
          <w:rFonts w:ascii="Arial" w:hAnsi="Arial" w:cs="Arial"/>
          <w:b/>
          <w:noProof/>
          <w:sz w:val="20"/>
          <w:szCs w:val="20"/>
          <w:lang w:eastAsia="ru-RU"/>
        </w:rPr>
        <w:lastRenderedPageBreak/>
        <w:drawing>
          <wp:inline distT="0" distB="0" distL="0" distR="0" wp14:anchorId="5BE4DCDB" wp14:editId="75F99A64">
            <wp:extent cx="3339825" cy="1497495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62311" cy="150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16D3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</w:rPr>
        <w:t>Проверить после доработки процедур формирования ПП с учетом филиалов.</w:t>
      </w:r>
    </w:p>
    <w:p w14:paraId="3660706A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</w:rPr>
        <w:t>Выполняем пополнение (актуализацию доступных средств на карте) карточного счета в процессинге на сумму операции.</w:t>
      </w:r>
    </w:p>
    <w:p w14:paraId="2CC55FF3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  <w:i/>
          <w:color w:val="FF0000"/>
        </w:rPr>
      </w:pPr>
      <w:r w:rsidRPr="00E51672">
        <w:rPr>
          <w:rFonts w:ascii="Times New Roman" w:hAnsi="Times New Roman"/>
          <w:i/>
          <w:color w:val="FF0000"/>
        </w:rPr>
        <w:t>(Заметка для себя: Действие существующего\реализованного функционала требуется разобраться в реализованной технологии.)</w:t>
      </w:r>
    </w:p>
    <w:p w14:paraId="2AFEA95F" w14:textId="77777777" w:rsidR="00E94E89" w:rsidRPr="00E51672" w:rsidRDefault="00E94E89" w:rsidP="00E94E89">
      <w:pPr>
        <w:pStyle w:val="a5"/>
        <w:ind w:left="1428"/>
        <w:rPr>
          <w:rFonts w:ascii="Times New Roman" w:hAnsi="Times New Roman"/>
          <w:color w:val="FF0000"/>
        </w:rPr>
      </w:pPr>
    </w:p>
    <w:p w14:paraId="06B46EEB" w14:textId="77777777" w:rsidR="00E94E89" w:rsidRPr="00E51672" w:rsidRDefault="00E94E89" w:rsidP="00920602">
      <w:pPr>
        <w:pStyle w:val="a5"/>
        <w:numPr>
          <w:ilvl w:val="0"/>
          <w:numId w:val="11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Если ошибок нет, возвращаем </w:t>
      </w:r>
      <w:proofErr w:type="spellStart"/>
      <w:r w:rsidRPr="00E51672">
        <w:rPr>
          <w:rFonts w:ascii="Times New Roman" w:hAnsi="Times New Roman"/>
        </w:rPr>
        <w:t>RetVal</w:t>
      </w:r>
      <w:proofErr w:type="spellEnd"/>
      <w:r w:rsidRPr="00E51672">
        <w:rPr>
          <w:rFonts w:ascii="Times New Roman" w:hAnsi="Times New Roman"/>
        </w:rPr>
        <w:t xml:space="preserve"> = 0 и </w:t>
      </w:r>
      <w:proofErr w:type="spellStart"/>
      <w:r w:rsidRPr="00E51672">
        <w:rPr>
          <w:rFonts w:ascii="Times New Roman" w:hAnsi="Times New Roman"/>
        </w:rPr>
        <w:t>Doc_ref</w:t>
      </w:r>
      <w:proofErr w:type="spellEnd"/>
      <w:r w:rsidRPr="00E51672">
        <w:rPr>
          <w:rFonts w:ascii="Times New Roman" w:hAnsi="Times New Roman"/>
        </w:rPr>
        <w:t xml:space="preserve"> = </w:t>
      </w:r>
      <w:proofErr w:type="spellStart"/>
      <w:r w:rsidRPr="00E51672">
        <w:rPr>
          <w:rFonts w:ascii="Times New Roman" w:hAnsi="Times New Roman"/>
        </w:rPr>
        <w:t>DealTransactID</w:t>
      </w:r>
      <w:proofErr w:type="spellEnd"/>
      <w:r w:rsidRPr="00E51672">
        <w:rPr>
          <w:rFonts w:ascii="Times New Roman" w:hAnsi="Times New Roman"/>
        </w:rPr>
        <w:t xml:space="preserve"> документа операции</w:t>
      </w:r>
    </w:p>
    <w:p w14:paraId="530FD2D6" w14:textId="77777777" w:rsidR="00E94E89" w:rsidRPr="00E51672" w:rsidRDefault="00E94E89" w:rsidP="00E94E89">
      <w:pPr>
        <w:pStyle w:val="a5"/>
        <w:ind w:left="1428"/>
        <w:rPr>
          <w:rFonts w:ascii="Arial" w:hAnsi="Arial" w:cs="Arial"/>
          <w:sz w:val="20"/>
          <w:szCs w:val="20"/>
          <w:lang w:eastAsia="ru-RU"/>
        </w:rPr>
      </w:pPr>
    </w:p>
    <w:p w14:paraId="21182EB1" w14:textId="77777777" w:rsidR="00E94E89" w:rsidRPr="00E51672" w:rsidRDefault="00E94E89" w:rsidP="00E94E89">
      <w:pPr>
        <w:pStyle w:val="a5"/>
        <w:ind w:left="1428"/>
        <w:rPr>
          <w:rFonts w:ascii="Arial" w:hAnsi="Arial" w:cs="Arial"/>
          <w:sz w:val="20"/>
          <w:szCs w:val="20"/>
          <w:lang w:eastAsia="ru-RU"/>
        </w:rPr>
      </w:pPr>
    </w:p>
    <w:p w14:paraId="4F1740B7" w14:textId="69AD45BC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37592872" w14:textId="72716D82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04831B1A" w14:textId="34B36620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61619D82" w14:textId="78E473CB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6F3B1E57" w14:textId="4A07E983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2C9634D0" w14:textId="77777777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7923AC7D" w14:textId="77777777" w:rsidR="00E94E89" w:rsidRPr="00E51672" w:rsidRDefault="00E94E89" w:rsidP="00E90018">
      <w:pPr>
        <w:pStyle w:val="a5"/>
        <w:ind w:left="1068"/>
        <w:rPr>
          <w:rFonts w:ascii="Times New Roman" w:hAnsi="Times New Roman"/>
          <w:lang w:eastAsia="ru-RU"/>
        </w:rPr>
      </w:pPr>
    </w:p>
    <w:p w14:paraId="47672773" w14:textId="77777777" w:rsidR="003C7D55" w:rsidRPr="00E51672" w:rsidRDefault="003C7D55" w:rsidP="003C7D55">
      <w:pPr>
        <w:pStyle w:val="a5"/>
        <w:ind w:left="1068" w:hanging="784"/>
        <w:rPr>
          <w:rFonts w:ascii="Times New Roman" w:hAnsi="Times New Roman"/>
          <w:color w:val="FF0000"/>
        </w:rPr>
      </w:pPr>
    </w:p>
    <w:p w14:paraId="5BDE5153" w14:textId="77777777" w:rsidR="009D5072" w:rsidRPr="00E51672" w:rsidRDefault="009D5072" w:rsidP="004E1C1F">
      <w:pPr>
        <w:pStyle w:val="a5"/>
        <w:ind w:left="1068"/>
        <w:rPr>
          <w:rFonts w:ascii="Times New Roman" w:hAnsi="Times New Roman"/>
          <w:lang w:eastAsia="ru-RU"/>
        </w:rPr>
      </w:pPr>
    </w:p>
    <w:p w14:paraId="7A436EFF" w14:textId="77777777" w:rsidR="00EB11F1" w:rsidRPr="00E51672" w:rsidRDefault="00EB11F1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61F8F576" w14:textId="2AF60270" w:rsidR="00EB11F1" w:rsidRPr="00E51672" w:rsidRDefault="00EB11F1" w:rsidP="00EB11F1">
      <w:pPr>
        <w:pStyle w:val="a5"/>
        <w:numPr>
          <w:ilvl w:val="0"/>
          <w:numId w:val="1"/>
        </w:numPr>
        <w:rPr>
          <w:rFonts w:ascii="Arial" w:hAnsi="Arial" w:cs="Arial"/>
          <w:b/>
          <w:sz w:val="20"/>
          <w:szCs w:val="20"/>
          <w:u w:val="single"/>
          <w:lang w:eastAsia="ru-RU"/>
        </w:rPr>
      </w:pPr>
      <w:bookmarkStart w:id="53" w:name="Процедура4"/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Требования к процедуре по пункту №4</w:t>
      </w:r>
    </w:p>
    <w:bookmarkEnd w:id="53"/>
    <w:p w14:paraId="73FE65F0" w14:textId="7B0CD408" w:rsidR="00EB11F1" w:rsidRPr="00E51672" w:rsidRDefault="00EB11F1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06368460" w14:textId="6CB55AAA" w:rsidR="003D6758" w:rsidRPr="00E51672" w:rsidRDefault="003D6758" w:rsidP="003D6758">
      <w:pPr>
        <w:pStyle w:val="a5"/>
        <w:ind w:left="1068" w:hanging="784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Наименование процедуры</w:t>
      </w:r>
      <w:r w:rsidR="00674461" w:rsidRPr="00E51672">
        <w:rPr>
          <w:rFonts w:ascii="Times New Roman" w:hAnsi="Times New Roman"/>
          <w:lang w:eastAsia="ru-RU"/>
        </w:rPr>
        <w:t xml:space="preserve"> №4 </w:t>
      </w:r>
      <w:r w:rsidRPr="00E51672">
        <w:rPr>
          <w:rFonts w:ascii="Times New Roman" w:hAnsi="Times New Roman"/>
          <w:lang w:eastAsia="ru-RU"/>
        </w:rPr>
        <w:t xml:space="preserve">– </w:t>
      </w:r>
      <w:bookmarkStart w:id="54" w:name="igs_CancelDigitalRub"/>
      <w:proofErr w:type="spellStart"/>
      <w:r w:rsidRPr="00E51672">
        <w:rPr>
          <w:rFonts w:ascii="Times New Roman" w:hAnsi="Times New Roman"/>
          <w:b/>
          <w:lang w:val="en-US" w:eastAsia="ru-RU"/>
        </w:rPr>
        <w:t>igs</w:t>
      </w:r>
      <w:proofErr w:type="spellEnd"/>
      <w:r w:rsidRPr="00E51672">
        <w:rPr>
          <w:rFonts w:ascii="Times New Roman" w:hAnsi="Times New Roman"/>
          <w:b/>
          <w:lang w:eastAsia="ru-RU"/>
        </w:rPr>
        <w:t>_</w:t>
      </w:r>
      <w:proofErr w:type="spellStart"/>
      <w:r w:rsidR="009A7545" w:rsidRPr="00E51672">
        <w:rPr>
          <w:rFonts w:ascii="Times New Roman" w:hAnsi="Times New Roman"/>
          <w:b/>
          <w:lang w:val="en-US" w:eastAsia="ru-RU"/>
        </w:rPr>
        <w:t>Cancel</w:t>
      </w:r>
      <w:r w:rsidRPr="00E51672">
        <w:rPr>
          <w:rFonts w:ascii="Times New Roman" w:hAnsi="Times New Roman"/>
          <w:b/>
          <w:lang w:val="en-US" w:eastAsia="ru-RU"/>
        </w:rPr>
        <w:t>DigitalRub</w:t>
      </w:r>
      <w:proofErr w:type="spellEnd"/>
      <w:r w:rsidRPr="00E51672">
        <w:rPr>
          <w:rFonts w:ascii="Times New Roman" w:hAnsi="Times New Roman"/>
          <w:lang w:eastAsia="ru-RU"/>
        </w:rPr>
        <w:t xml:space="preserve"> </w:t>
      </w:r>
      <w:bookmarkEnd w:id="54"/>
      <w:r w:rsidRPr="00E51672">
        <w:rPr>
          <w:rFonts w:ascii="Times New Roman" w:hAnsi="Times New Roman"/>
          <w:lang w:eastAsia="ru-RU"/>
        </w:rPr>
        <w:t>(или другое в соответствии с требованиями)</w:t>
      </w:r>
    </w:p>
    <w:p w14:paraId="7481009B" w14:textId="77777777" w:rsidR="003D6758" w:rsidRPr="00E51672" w:rsidRDefault="003D6758" w:rsidP="003D6758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3B06629D" w14:textId="214357EC" w:rsidR="003D6758" w:rsidRPr="00E51672" w:rsidRDefault="003D6758" w:rsidP="005C68C7">
      <w:pPr>
        <w:pStyle w:val="a5"/>
        <w:ind w:left="284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color w:val="172B4D"/>
        </w:rPr>
        <w:t xml:space="preserve">Процедура выполняет </w:t>
      </w:r>
      <w:r w:rsidR="00F36ECD" w:rsidRPr="00E51672">
        <w:rPr>
          <w:rFonts w:ascii="Times New Roman" w:hAnsi="Times New Roman"/>
          <w:color w:val="172B4D"/>
        </w:rPr>
        <w:t xml:space="preserve">откат документа </w:t>
      </w:r>
      <w:r w:rsidR="00F86175" w:rsidRPr="00E51672">
        <w:rPr>
          <w:rFonts w:ascii="Times New Roman" w:hAnsi="Times New Roman"/>
          <w:color w:val="172B4D"/>
        </w:rPr>
        <w:t>в</w:t>
      </w:r>
      <w:r w:rsidR="00F36ECD" w:rsidRPr="00E51672">
        <w:rPr>
          <w:rFonts w:ascii="Times New Roman" w:hAnsi="Times New Roman"/>
          <w:color w:val="172B4D"/>
        </w:rPr>
        <w:t xml:space="preserve"> состояни</w:t>
      </w:r>
      <w:r w:rsidR="00F86175" w:rsidRPr="00E51672">
        <w:rPr>
          <w:rFonts w:ascii="Times New Roman" w:hAnsi="Times New Roman"/>
          <w:color w:val="172B4D"/>
        </w:rPr>
        <w:t>е «</w:t>
      </w:r>
      <w:proofErr w:type="spellStart"/>
      <w:r w:rsidR="00F86175" w:rsidRPr="00E51672">
        <w:rPr>
          <w:rFonts w:ascii="Times New Roman" w:hAnsi="Times New Roman"/>
          <w:color w:val="172B4D"/>
        </w:rPr>
        <w:t>ОтозванКл</w:t>
      </w:r>
      <w:proofErr w:type="spellEnd"/>
      <w:r w:rsidR="00F86175" w:rsidRPr="00E51672">
        <w:rPr>
          <w:rFonts w:ascii="Times New Roman" w:hAnsi="Times New Roman"/>
          <w:color w:val="172B4D"/>
        </w:rPr>
        <w:t>»</w:t>
      </w:r>
      <w:r w:rsidR="00F36ECD" w:rsidRPr="00E51672">
        <w:rPr>
          <w:rFonts w:ascii="Times New Roman" w:hAnsi="Times New Roman"/>
          <w:color w:val="172B4D"/>
        </w:rPr>
        <w:t xml:space="preserve"> и документ</w:t>
      </w:r>
      <w:r w:rsidR="005C68C7" w:rsidRPr="00E51672">
        <w:rPr>
          <w:rFonts w:ascii="Times New Roman" w:hAnsi="Times New Roman"/>
          <w:color w:val="172B4D"/>
        </w:rPr>
        <w:t xml:space="preserve"> переводится в статус </w:t>
      </w:r>
      <w:r w:rsidR="00F36ECD" w:rsidRPr="00E51672">
        <w:rPr>
          <w:rFonts w:ascii="Times New Roman" w:hAnsi="Times New Roman"/>
          <w:color w:val="172B4D"/>
        </w:rPr>
        <w:t>Фиктивный</w:t>
      </w:r>
      <w:r w:rsidR="005C68C7" w:rsidRPr="00E51672">
        <w:rPr>
          <w:rFonts w:ascii="Times New Roman" w:hAnsi="Times New Roman"/>
          <w:color w:val="172B4D"/>
        </w:rPr>
        <w:t xml:space="preserve"> </w:t>
      </w:r>
      <w:r w:rsidR="00F36ECD" w:rsidRPr="00E51672">
        <w:rPr>
          <w:rFonts w:ascii="Times New Roman" w:hAnsi="Times New Roman"/>
          <w:color w:val="172B4D"/>
        </w:rPr>
        <w:t>(требуется, чтобы документы оставались для разных случаев разбора причин сбоев или запросов клиентов).</w:t>
      </w:r>
    </w:p>
    <w:p w14:paraId="1BAAA87E" w14:textId="77777777" w:rsidR="003D6758" w:rsidRPr="00E51672" w:rsidRDefault="003D6758" w:rsidP="003D6758">
      <w:pPr>
        <w:pStyle w:val="a5"/>
        <w:ind w:left="1068" w:hanging="784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Все входные параметры - обязательные</w:t>
      </w:r>
    </w:p>
    <w:p w14:paraId="362F42B9" w14:textId="4E1F8AF3" w:rsidR="00BF3A29" w:rsidRPr="00E51672" w:rsidRDefault="00BF3A29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tbl>
      <w:tblPr>
        <w:tblStyle w:val="a3"/>
        <w:tblW w:w="969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935"/>
        <w:gridCol w:w="414"/>
        <w:gridCol w:w="1293"/>
        <w:gridCol w:w="6051"/>
      </w:tblGrid>
      <w:tr w:rsidR="00B6103D" w:rsidRPr="00E51672" w14:paraId="6986E3EE" w14:textId="77777777" w:rsidTr="000E0FE6">
        <w:tc>
          <w:tcPr>
            <w:tcW w:w="1935" w:type="dxa"/>
            <w:shd w:val="clear" w:color="auto" w:fill="C5E0B3" w:themeFill="accent6" w:themeFillTint="66"/>
          </w:tcPr>
          <w:p w14:paraId="1A7A45F5" w14:textId="77777777" w:rsidR="00B6103D" w:rsidRPr="00E51672" w:rsidRDefault="00B6103D" w:rsidP="00957648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 w:rsidRPr="00E51672">
              <w:rPr>
                <w:rFonts w:ascii="Times New Roman" w:hAnsi="Times New Roman"/>
                <w:b/>
                <w:lang w:eastAsia="ru-RU"/>
              </w:rPr>
              <w:t>Описание полей процедуры</w:t>
            </w:r>
          </w:p>
        </w:tc>
        <w:tc>
          <w:tcPr>
            <w:tcW w:w="414" w:type="dxa"/>
            <w:shd w:val="clear" w:color="auto" w:fill="C5E0B3" w:themeFill="accent6" w:themeFillTint="66"/>
          </w:tcPr>
          <w:p w14:paraId="5FDA89DD" w14:textId="77777777" w:rsidR="00B6103D" w:rsidRPr="00E51672" w:rsidRDefault="00B6103D" w:rsidP="00957648">
            <w:pPr>
              <w:rPr>
                <w:rFonts w:ascii="Times New Roman" w:hAnsi="Times New Roman"/>
                <w:b/>
                <w:lang w:val="en-US" w:eastAsia="ru-RU"/>
              </w:rPr>
            </w:pPr>
          </w:p>
        </w:tc>
        <w:tc>
          <w:tcPr>
            <w:tcW w:w="1293" w:type="dxa"/>
            <w:shd w:val="clear" w:color="auto" w:fill="C5E0B3" w:themeFill="accent6" w:themeFillTint="66"/>
          </w:tcPr>
          <w:p w14:paraId="5DE7D686" w14:textId="77777777" w:rsidR="00B6103D" w:rsidRPr="00E51672" w:rsidRDefault="00B6103D" w:rsidP="00957648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 w:rsidRPr="00E51672">
              <w:rPr>
                <w:rFonts w:ascii="Times New Roman" w:hAnsi="Times New Roman"/>
                <w:b/>
                <w:lang w:eastAsia="ru-RU"/>
              </w:rPr>
              <w:t>Входной \ выходной параметр</w:t>
            </w:r>
          </w:p>
        </w:tc>
        <w:tc>
          <w:tcPr>
            <w:tcW w:w="6051" w:type="dxa"/>
            <w:shd w:val="clear" w:color="auto" w:fill="C5E0B3" w:themeFill="accent6" w:themeFillTint="66"/>
          </w:tcPr>
          <w:p w14:paraId="221DBA75" w14:textId="77777777" w:rsidR="00B6103D" w:rsidRPr="00E51672" w:rsidRDefault="00B6103D" w:rsidP="00957648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B6103D" w:rsidRPr="00E51672" w14:paraId="522C97B1" w14:textId="77777777" w:rsidTr="000E0FE6">
        <w:tc>
          <w:tcPr>
            <w:tcW w:w="1935" w:type="dxa"/>
            <w:shd w:val="clear" w:color="auto" w:fill="auto"/>
          </w:tcPr>
          <w:p w14:paraId="76E321F6" w14:textId="77777777" w:rsidR="00B6103D" w:rsidRPr="00E51672" w:rsidRDefault="00B6103D" w:rsidP="00957648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</w:p>
        </w:tc>
        <w:tc>
          <w:tcPr>
            <w:tcW w:w="414" w:type="dxa"/>
          </w:tcPr>
          <w:p w14:paraId="029AC7EB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3" w:type="dxa"/>
            <w:shd w:val="clear" w:color="auto" w:fill="auto"/>
          </w:tcPr>
          <w:p w14:paraId="06F42511" w14:textId="77777777" w:rsidR="00B6103D" w:rsidRPr="00E51672" w:rsidRDefault="00B6103D" w:rsidP="00957648">
            <w:pPr>
              <w:rPr>
                <w:rFonts w:ascii="Times New Roman" w:hAnsi="Times New Roman"/>
                <w:lang w:val="en-US"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051" w:type="dxa"/>
            <w:shd w:val="clear" w:color="auto" w:fill="auto"/>
          </w:tcPr>
          <w:p w14:paraId="5F3EB479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Это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tInstitution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 xml:space="preserve"> клиента.</w:t>
            </w:r>
          </w:p>
          <w:p w14:paraId="4D730FA9" w14:textId="3B3F388A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B6103D" w:rsidRPr="00E51672" w14:paraId="5CDBF9DA" w14:textId="77777777" w:rsidTr="000E0FE6">
        <w:tc>
          <w:tcPr>
            <w:tcW w:w="1935" w:type="dxa"/>
            <w:shd w:val="clear" w:color="auto" w:fill="auto"/>
          </w:tcPr>
          <w:p w14:paraId="13C43E37" w14:textId="77777777" w:rsidR="00B6103D" w:rsidRPr="00E51672" w:rsidRDefault="00B6103D" w:rsidP="00957648">
            <w:pPr>
              <w:rPr>
                <w:rFonts w:ascii="Times New Roman" w:hAnsi="Times New Roman"/>
                <w:lang w:val="en-US" w:eastAsia="ru-RU"/>
              </w:rPr>
            </w:pPr>
            <w:r w:rsidRPr="00E51672">
              <w:rPr>
                <w:rFonts w:ascii="Times New Roman" w:hAnsi="Times New Roman"/>
                <w:lang w:val="en-US" w:eastAsia="ru-RU"/>
              </w:rPr>
              <w:t>GUON</w:t>
            </w:r>
          </w:p>
        </w:tc>
        <w:tc>
          <w:tcPr>
            <w:tcW w:w="414" w:type="dxa"/>
          </w:tcPr>
          <w:p w14:paraId="6A938072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3" w:type="dxa"/>
            <w:shd w:val="clear" w:color="auto" w:fill="auto"/>
          </w:tcPr>
          <w:p w14:paraId="37B385A8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051" w:type="dxa"/>
            <w:shd w:val="clear" w:color="auto" w:fill="auto"/>
          </w:tcPr>
          <w:p w14:paraId="7D1B5B9D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Идентификатор транзакции.</w:t>
            </w:r>
          </w:p>
          <w:p w14:paraId="1D969138" w14:textId="649C6F62" w:rsidR="00B6103D" w:rsidRPr="00E51672" w:rsidRDefault="00C85135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П</w:t>
            </w:r>
            <w:r w:rsidR="00B6103D" w:rsidRPr="00E51672">
              <w:rPr>
                <w:rFonts w:ascii="Times New Roman" w:hAnsi="Times New Roman"/>
                <w:lang w:eastAsia="ru-RU"/>
              </w:rPr>
              <w:t>оле документа на закладке Информация «Уникальный присваиваемый номер операции».</w:t>
            </w:r>
          </w:p>
          <w:p w14:paraId="344DDC7F" w14:textId="73A67D2A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Выполни</w:t>
            </w:r>
            <w:r w:rsidR="00E356E1" w:rsidRPr="00E51672">
              <w:rPr>
                <w:rFonts w:ascii="Times New Roman" w:hAnsi="Times New Roman"/>
                <w:lang w:eastAsia="ru-RU"/>
              </w:rPr>
              <w:t>ть поиск документа с по данному:</w:t>
            </w:r>
          </w:p>
          <w:p w14:paraId="2A10D518" w14:textId="4794B803" w:rsidR="00B6103D" w:rsidRPr="00E51672" w:rsidRDefault="00E356E1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- </w:t>
            </w:r>
            <w:r w:rsidR="00B6103D" w:rsidRPr="00E51672">
              <w:rPr>
                <w:rFonts w:ascii="Times New Roman" w:hAnsi="Times New Roman"/>
                <w:lang w:eastAsia="ru-RU"/>
              </w:rPr>
              <w:t>Если найден,</w:t>
            </w:r>
            <w:r w:rsidR="00C85135" w:rsidRPr="00E51672">
              <w:rPr>
                <w:rFonts w:ascii="Times New Roman" w:hAnsi="Times New Roman"/>
                <w:lang w:eastAsia="ru-RU"/>
              </w:rPr>
              <w:t xml:space="preserve"> то выполнить операцию</w:t>
            </w:r>
            <w:r w:rsidR="00B6103D" w:rsidRPr="00E51672">
              <w:rPr>
                <w:rFonts w:ascii="Times New Roman" w:hAnsi="Times New Roman"/>
                <w:lang w:eastAsia="ru-RU"/>
              </w:rPr>
              <w:t>.</w:t>
            </w:r>
          </w:p>
          <w:p w14:paraId="1A71312B" w14:textId="318A5D62" w:rsidR="00C85135" w:rsidRPr="00E51672" w:rsidRDefault="00E356E1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- </w:t>
            </w:r>
            <w:r w:rsidR="00B6103D" w:rsidRPr="00E51672">
              <w:rPr>
                <w:rFonts w:ascii="Times New Roman" w:hAnsi="Times New Roman"/>
                <w:lang w:eastAsia="ru-RU"/>
              </w:rPr>
              <w:t xml:space="preserve">Если не найден, </w:t>
            </w:r>
            <w:r w:rsidR="00C85135" w:rsidRPr="00E51672">
              <w:rPr>
                <w:rFonts w:ascii="Times New Roman" w:hAnsi="Times New Roman"/>
                <w:lang w:eastAsia="ru-RU"/>
              </w:rPr>
              <w:t>то вернуть ошибку</w:t>
            </w:r>
          </w:p>
          <w:p w14:paraId="62CBD534" w14:textId="0AED4B26" w:rsidR="00B6103D" w:rsidRPr="00E51672" w:rsidRDefault="00C85135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Текст ошибки – «Документ с идентификатором ХХХХХ отсутствует»</w:t>
            </w:r>
            <w:r w:rsidR="00B6103D" w:rsidRPr="00E51672">
              <w:rPr>
                <w:rFonts w:ascii="Times New Roman" w:hAnsi="Times New Roman"/>
                <w:lang w:eastAsia="ru-RU"/>
              </w:rPr>
              <w:t>.</w:t>
            </w:r>
          </w:p>
          <w:p w14:paraId="4C689705" w14:textId="77777777" w:rsidR="00E356E1" w:rsidRPr="00E51672" w:rsidRDefault="00E356E1" w:rsidP="00957648">
            <w:pPr>
              <w:rPr>
                <w:rFonts w:ascii="Times New Roman" w:hAnsi="Times New Roman"/>
                <w:lang w:eastAsia="ru-RU"/>
              </w:rPr>
            </w:pPr>
          </w:p>
          <w:p w14:paraId="32B3103B" w14:textId="77777777" w:rsidR="00E356E1" w:rsidRPr="00E51672" w:rsidRDefault="00E356E1" w:rsidP="00E356E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Храним </w:t>
            </w:r>
            <w:proofErr w:type="gramStart"/>
            <w:r w:rsidRPr="00E51672">
              <w:rPr>
                <w:rFonts w:ascii="Times New Roman" w:hAnsi="Times New Roman"/>
                <w:lang w:val="en-US" w:eastAsia="ru-RU"/>
              </w:rPr>
              <w:t>GUON</w:t>
            </w:r>
            <w:r w:rsidRPr="00E51672">
              <w:rPr>
                <w:rFonts w:ascii="Times New Roman" w:hAnsi="Times New Roman"/>
                <w:lang w:eastAsia="ru-RU"/>
              </w:rPr>
              <w:t xml:space="preserve">  в</w:t>
            </w:r>
            <w:proofErr w:type="gramEnd"/>
            <w:r w:rsidRPr="00E51672">
              <w:rPr>
                <w:rFonts w:ascii="Times New Roman" w:hAnsi="Times New Roman"/>
                <w:lang w:eastAsia="ru-RU"/>
              </w:rPr>
              <w:t xml:space="preserve"> Первичный документ\вкладка </w:t>
            </w:r>
            <w:proofErr w:type="spellStart"/>
            <w:r w:rsidRPr="00E51672">
              <w:rPr>
                <w:rFonts w:ascii="Times New Roman" w:hAnsi="Times New Roman"/>
                <w:lang w:eastAsia="ru-RU"/>
              </w:rPr>
              <w:t>Допатрибуты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\ поле Идентификатор Операции ОПКЦ»</w:t>
            </w:r>
          </w:p>
          <w:p w14:paraId="1A827117" w14:textId="77777777" w:rsidR="00E356E1" w:rsidRPr="00E51672" w:rsidRDefault="00E356E1" w:rsidP="00E356E1">
            <w:r w:rsidRPr="00E51672">
              <w:object w:dxaOrig="9795" w:dyaOrig="4290" w14:anchorId="46EDFA95">
                <v:shape id="_x0000_i1073" type="#_x0000_t75" style="width:273pt;height:119.5pt" o:ole="">
                  <v:imagedata r:id="rId91" o:title=""/>
                </v:shape>
                <o:OLEObject Type="Embed" ProgID="PBrush" ShapeID="_x0000_i1073" DrawAspect="Content" ObjectID="_1787470860" r:id="rId92"/>
              </w:object>
            </w:r>
          </w:p>
          <w:p w14:paraId="1939480A" w14:textId="77777777" w:rsidR="00E356E1" w:rsidRPr="00E51672" w:rsidRDefault="00E356E1" w:rsidP="00E356E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E5167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select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@</w:t>
            </w:r>
            <w:proofErr w:type="spellStart"/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AttributeID</w:t>
            </w:r>
            <w:proofErr w:type="spellEnd"/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51672">
              <w:rPr>
                <w:rFonts w:ascii="Consolas" w:hAnsi="Consolas" w:cs="Consolas"/>
                <w:color w:val="FF00FF"/>
                <w:sz w:val="19"/>
                <w:szCs w:val="19"/>
                <w:lang w:val="en-US"/>
              </w:rPr>
              <w:t>isnull</w:t>
            </w:r>
            <w:proofErr w:type="spellEnd"/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CntParamsID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0.0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</w:p>
          <w:p w14:paraId="458D6274" w14:textId="77777777" w:rsidR="00E356E1" w:rsidRPr="00E51672" w:rsidRDefault="00E356E1" w:rsidP="00E356E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E5167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from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tCntParams</w:t>
            </w:r>
            <w:proofErr w:type="spellEnd"/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E5167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with 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 w:rsidRPr="00E5167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nolock</w:t>
            </w:r>
            <w:proofErr w:type="spellEnd"/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E5167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index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XIE1tCntParams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</w:p>
          <w:p w14:paraId="5C06C62B" w14:textId="77777777" w:rsidR="00E356E1" w:rsidRPr="00E51672" w:rsidRDefault="00E356E1" w:rsidP="00E356E1">
            <w:pPr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 w:rsidRPr="00E5167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</w:t>
            </w:r>
            <w:proofErr w:type="spellStart"/>
            <w:r w:rsidRPr="00E51672"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proofErr w:type="spellEnd"/>
            <w:r w:rsidRPr="00E5167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E51672">
              <w:rPr>
                <w:rFonts w:ascii="Consolas" w:hAnsi="Consolas" w:cs="Consolas"/>
                <w:color w:val="000000"/>
                <w:sz w:val="19"/>
                <w:szCs w:val="19"/>
              </w:rPr>
              <w:t>Brief</w:t>
            </w:r>
            <w:proofErr w:type="spellEnd"/>
            <w:r w:rsidRPr="00E5167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E51672"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 w:rsidRPr="00E51672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E51672">
              <w:rPr>
                <w:rFonts w:ascii="Consolas" w:hAnsi="Consolas" w:cs="Consolas"/>
                <w:color w:val="FF0000"/>
                <w:sz w:val="19"/>
                <w:szCs w:val="19"/>
              </w:rPr>
              <w:t>'DRID'</w:t>
            </w:r>
          </w:p>
          <w:p w14:paraId="001F2C2A" w14:textId="77777777" w:rsidR="00E356E1" w:rsidRPr="00E51672" w:rsidRDefault="00E356E1" w:rsidP="00957648">
            <w:pPr>
              <w:rPr>
                <w:rFonts w:ascii="Times New Roman" w:hAnsi="Times New Roman"/>
                <w:lang w:eastAsia="ru-RU"/>
              </w:rPr>
            </w:pPr>
          </w:p>
          <w:p w14:paraId="7FCC54BE" w14:textId="4806212B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</w:p>
        </w:tc>
      </w:tr>
      <w:tr w:rsidR="000E0FE6" w:rsidRPr="00E51672" w14:paraId="5DD7CB88" w14:textId="77777777" w:rsidTr="000E0FE6">
        <w:tc>
          <w:tcPr>
            <w:tcW w:w="1935" w:type="dxa"/>
          </w:tcPr>
          <w:p w14:paraId="1AF6406C" w14:textId="77777777" w:rsidR="000E0FE6" w:rsidRPr="00E51672" w:rsidRDefault="000E0FE6" w:rsidP="000E0FE6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lastRenderedPageBreak/>
              <w:t>RetVal</w:t>
            </w:r>
            <w:proofErr w:type="spellEnd"/>
          </w:p>
        </w:tc>
        <w:tc>
          <w:tcPr>
            <w:tcW w:w="414" w:type="dxa"/>
          </w:tcPr>
          <w:p w14:paraId="74122E52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3" w:type="dxa"/>
          </w:tcPr>
          <w:p w14:paraId="7887FDBE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051" w:type="dxa"/>
          </w:tcPr>
          <w:p w14:paraId="6DEA73E2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 ответе ожидаем:</w:t>
            </w:r>
          </w:p>
          <w:p w14:paraId="566C878E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proofErr w:type="gramStart"/>
            <w:r w:rsidRPr="00E51672">
              <w:rPr>
                <w:rFonts w:ascii="Times New Roman" w:hAnsi="Times New Roman"/>
                <w:lang w:eastAsia="ru-RU"/>
              </w:rPr>
              <w:t>0  -</w:t>
            </w:r>
            <w:proofErr w:type="gramEnd"/>
            <w:r w:rsidRPr="00E51672">
              <w:rPr>
                <w:rFonts w:ascii="Times New Roman" w:hAnsi="Times New Roman"/>
                <w:lang w:eastAsia="ru-RU"/>
              </w:rPr>
              <w:t xml:space="preserve"> операция выполнена</w:t>
            </w:r>
          </w:p>
          <w:p w14:paraId="1C994681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или</w:t>
            </w:r>
          </w:p>
          <w:p w14:paraId="38D4FC17" w14:textId="3F327644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 ХХХХХ - код ошибки «ядра», либо пользовательский код ошибки</w:t>
            </w:r>
          </w:p>
        </w:tc>
      </w:tr>
      <w:tr w:rsidR="00B6103D" w:rsidRPr="00E51672" w14:paraId="196DA81C" w14:textId="77777777" w:rsidTr="000E0FE6">
        <w:tc>
          <w:tcPr>
            <w:tcW w:w="1935" w:type="dxa"/>
          </w:tcPr>
          <w:p w14:paraId="3AA7FDB1" w14:textId="77777777" w:rsidR="00B6103D" w:rsidRPr="00E51672" w:rsidRDefault="00B6103D" w:rsidP="00957648">
            <w:pPr>
              <w:rPr>
                <w:rFonts w:ascii="Times New Roman" w:hAnsi="Times New Roman"/>
                <w:lang w:val="en-US" w:eastAsia="ru-RU"/>
              </w:rPr>
            </w:pPr>
            <w:r w:rsidRPr="00E51672">
              <w:rPr>
                <w:rFonts w:ascii="Times New Roman" w:hAnsi="Times New Roman"/>
                <w:lang w:val="en-US" w:eastAsia="ru-RU"/>
              </w:rPr>
              <w:t>Message</w:t>
            </w:r>
          </w:p>
        </w:tc>
        <w:tc>
          <w:tcPr>
            <w:tcW w:w="414" w:type="dxa"/>
          </w:tcPr>
          <w:p w14:paraId="59BC4E9C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3" w:type="dxa"/>
          </w:tcPr>
          <w:p w14:paraId="28209250" w14:textId="77777777" w:rsidR="00B6103D" w:rsidRPr="00E51672" w:rsidRDefault="00B6103D" w:rsidP="00957648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051" w:type="dxa"/>
          </w:tcPr>
          <w:p w14:paraId="130A8DB2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Текст ошибки:</w:t>
            </w:r>
          </w:p>
          <w:p w14:paraId="16EA9B51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- пользовательский текст ошибки</w:t>
            </w:r>
          </w:p>
          <w:p w14:paraId="41552800" w14:textId="77777777" w:rsidR="000E0FE6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Либо, </w:t>
            </w:r>
          </w:p>
          <w:p w14:paraId="0499C029" w14:textId="7AEC5CF7" w:rsidR="00B6103D" w:rsidRPr="00E51672" w:rsidRDefault="000E0FE6" w:rsidP="000E0FE6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- если ошибка «ядра», то текст из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tReturnCode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.</w:t>
            </w:r>
            <w:r w:rsidRPr="00E51672">
              <w:rPr>
                <w:rFonts w:ascii="Times New Roman" w:hAnsi="Times New Roman"/>
                <w:lang w:val="en-US" w:eastAsia="ru-RU"/>
              </w:rPr>
              <w:t>Message</w:t>
            </w:r>
          </w:p>
        </w:tc>
      </w:tr>
    </w:tbl>
    <w:p w14:paraId="2B225AA7" w14:textId="0368E598" w:rsidR="00BF3A29" w:rsidRPr="00E51672" w:rsidRDefault="00BF3A29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6A3CBB6D" w14:textId="77777777" w:rsidR="00B6103D" w:rsidRPr="00E51672" w:rsidRDefault="00B6103D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3CDCD870" w14:textId="77777777" w:rsidR="00321D4F" w:rsidRPr="00E51672" w:rsidRDefault="00321D4F" w:rsidP="00321D4F">
      <w:pPr>
        <w:pStyle w:val="a5"/>
        <w:ind w:left="106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Последовательность выполнения действий и контролей:</w:t>
      </w:r>
    </w:p>
    <w:p w14:paraId="7F68137B" w14:textId="77777777" w:rsidR="00321D4F" w:rsidRPr="00E51672" w:rsidRDefault="00321D4F" w:rsidP="00920602">
      <w:pPr>
        <w:pStyle w:val="a5"/>
        <w:numPr>
          <w:ilvl w:val="0"/>
          <w:numId w:val="5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Проверить существование в АБС документа по коду </w:t>
      </w:r>
      <w:r w:rsidRPr="00E51672">
        <w:rPr>
          <w:rFonts w:ascii="Times New Roman" w:hAnsi="Times New Roman"/>
          <w:lang w:val="en-US" w:eastAsia="ru-RU"/>
        </w:rPr>
        <w:t>GUON</w:t>
      </w:r>
    </w:p>
    <w:p w14:paraId="56C04ADF" w14:textId="498C4A9A" w:rsidR="00321D4F" w:rsidRPr="00E51672" w:rsidRDefault="00321D4F" w:rsidP="00321D4F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Если не найден, то ошибка, выход из процедуры.</w:t>
      </w:r>
    </w:p>
    <w:p w14:paraId="2A052A26" w14:textId="5CCBE212" w:rsidR="00321D4F" w:rsidRPr="00E51672" w:rsidRDefault="00321D4F" w:rsidP="00321D4F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Текст ошибки – «Такой документ с идентификатором </w:t>
      </w:r>
      <w:r w:rsidR="00430E26" w:rsidRPr="00E51672">
        <w:rPr>
          <w:rFonts w:ascii="Times New Roman" w:hAnsi="Times New Roman"/>
          <w:lang w:eastAsia="ru-RU"/>
        </w:rPr>
        <w:t>ХХХХХ</w:t>
      </w:r>
      <w:r w:rsidR="00201BE8" w:rsidRPr="00E51672">
        <w:rPr>
          <w:rFonts w:ascii="Times New Roman" w:hAnsi="Times New Roman"/>
          <w:lang w:eastAsia="ru-RU"/>
        </w:rPr>
        <w:t xml:space="preserve"> </w:t>
      </w:r>
      <w:r w:rsidR="00430E26" w:rsidRPr="00E51672">
        <w:rPr>
          <w:rFonts w:ascii="Times New Roman" w:hAnsi="Times New Roman"/>
          <w:lang w:eastAsia="ru-RU"/>
        </w:rPr>
        <w:t xml:space="preserve">(значение из поля </w:t>
      </w:r>
      <w:r w:rsidR="00430E26" w:rsidRPr="00E51672">
        <w:rPr>
          <w:rFonts w:ascii="Times New Roman" w:hAnsi="Times New Roman"/>
          <w:lang w:val="en-US" w:eastAsia="ru-RU"/>
        </w:rPr>
        <w:t>GUON</w:t>
      </w:r>
      <w:r w:rsidR="00430E26" w:rsidRPr="00E51672">
        <w:rPr>
          <w:rFonts w:ascii="Times New Roman" w:hAnsi="Times New Roman"/>
          <w:lang w:eastAsia="ru-RU"/>
        </w:rPr>
        <w:t>)</w:t>
      </w:r>
      <w:r w:rsidRPr="00E51672">
        <w:rPr>
          <w:rFonts w:ascii="Times New Roman" w:hAnsi="Times New Roman"/>
          <w:lang w:eastAsia="ru-RU"/>
        </w:rPr>
        <w:t xml:space="preserve"> не найден»</w:t>
      </w:r>
    </w:p>
    <w:p w14:paraId="1ACBEBBD" w14:textId="77777777" w:rsidR="008962E2" w:rsidRPr="00E51672" w:rsidRDefault="008962E2" w:rsidP="00920602">
      <w:pPr>
        <w:pStyle w:val="a5"/>
        <w:numPr>
          <w:ilvl w:val="0"/>
          <w:numId w:val="5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Документ найден.</w:t>
      </w:r>
    </w:p>
    <w:p w14:paraId="0929AE15" w14:textId="77777777" w:rsidR="008962E2" w:rsidRPr="00E51672" w:rsidRDefault="008962E2" w:rsidP="00920602">
      <w:pPr>
        <w:pStyle w:val="a5"/>
        <w:numPr>
          <w:ilvl w:val="0"/>
          <w:numId w:val="5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Если по дебету 47423, то берем счет клиента из счета по кредиту</w:t>
      </w:r>
    </w:p>
    <w:p w14:paraId="1BD42666" w14:textId="77777777" w:rsidR="008962E2" w:rsidRPr="00E51672" w:rsidRDefault="008962E2" w:rsidP="008962E2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Если счет по кредиту 47423, то берем счет клиента по дебету</w:t>
      </w:r>
    </w:p>
    <w:p w14:paraId="726BB8F8" w14:textId="7515859A" w:rsidR="00321D4F" w:rsidRPr="00E51672" w:rsidRDefault="008962E2" w:rsidP="008962E2">
      <w:pPr>
        <w:pStyle w:val="a5"/>
        <w:ind w:left="1428"/>
        <w:rPr>
          <w:rFonts w:ascii="Arial" w:hAnsi="Arial" w:cs="Arial"/>
          <w:sz w:val="20"/>
          <w:szCs w:val="20"/>
          <w:lang w:eastAsia="ru-RU"/>
        </w:rPr>
      </w:pPr>
      <w:r w:rsidRPr="00E51672">
        <w:rPr>
          <w:rFonts w:ascii="Times New Roman" w:hAnsi="Times New Roman"/>
          <w:lang w:eastAsia="ru-RU"/>
        </w:rPr>
        <w:t>Проверяем с</w:t>
      </w:r>
      <w:r w:rsidR="00321D4F" w:rsidRPr="00E51672">
        <w:rPr>
          <w:rFonts w:ascii="Times New Roman" w:hAnsi="Times New Roman"/>
          <w:lang w:eastAsia="ru-RU"/>
        </w:rPr>
        <w:t xml:space="preserve">оответствие </w:t>
      </w:r>
      <w:proofErr w:type="spellStart"/>
      <w:r w:rsidR="00321D4F" w:rsidRPr="00E51672">
        <w:rPr>
          <w:rFonts w:ascii="Times New Roman" w:hAnsi="Times New Roman"/>
          <w:lang w:val="en-US" w:eastAsia="ru-RU"/>
        </w:rPr>
        <w:t>InstitutionID</w:t>
      </w:r>
      <w:proofErr w:type="spellEnd"/>
      <w:r w:rsidR="00321D4F" w:rsidRPr="00E51672">
        <w:rPr>
          <w:rFonts w:ascii="Times New Roman" w:hAnsi="Times New Roman"/>
          <w:lang w:eastAsia="ru-RU"/>
        </w:rPr>
        <w:t xml:space="preserve"> </w:t>
      </w:r>
      <w:r w:rsidRPr="00E51672">
        <w:rPr>
          <w:rFonts w:ascii="Times New Roman" w:hAnsi="Times New Roman"/>
          <w:lang w:eastAsia="ru-RU"/>
        </w:rPr>
        <w:t xml:space="preserve">по операции </w:t>
      </w:r>
      <w:r w:rsidR="00321D4F" w:rsidRPr="00E51672">
        <w:rPr>
          <w:rFonts w:ascii="Times New Roman" w:hAnsi="Times New Roman"/>
          <w:lang w:eastAsia="ru-RU"/>
        </w:rPr>
        <w:t xml:space="preserve">и </w:t>
      </w:r>
      <w:r w:rsidRPr="00E51672">
        <w:rPr>
          <w:rFonts w:ascii="Times New Roman" w:hAnsi="Times New Roman"/>
          <w:lang w:eastAsia="ru-RU"/>
        </w:rPr>
        <w:t xml:space="preserve">владельца счета из счета клиента </w:t>
      </w:r>
      <w:proofErr w:type="spellStart"/>
      <w:r w:rsidR="00321D4F" w:rsidRPr="00E51672">
        <w:rPr>
          <w:rFonts w:ascii="Times New Roman" w:hAnsi="Times New Roman"/>
          <w:lang w:val="en-US" w:eastAsia="ru-RU"/>
        </w:rPr>
        <w:t>tResource</w:t>
      </w:r>
      <w:proofErr w:type="spellEnd"/>
      <w:r w:rsidR="00321D4F" w:rsidRPr="00E51672">
        <w:rPr>
          <w:rFonts w:ascii="Times New Roman" w:hAnsi="Times New Roman"/>
          <w:lang w:eastAsia="ru-RU"/>
        </w:rPr>
        <w:t>.</w:t>
      </w:r>
      <w:proofErr w:type="spellStart"/>
      <w:r w:rsidR="005F1259" w:rsidRPr="00E51672">
        <w:rPr>
          <w:rFonts w:ascii="Times New Roman" w:hAnsi="Times New Roman"/>
          <w:lang w:val="en-US" w:eastAsia="ru-RU"/>
        </w:rPr>
        <w:t>InstOwner</w:t>
      </w:r>
      <w:r w:rsidR="00321D4F" w:rsidRPr="00E51672">
        <w:rPr>
          <w:rFonts w:ascii="Times New Roman" w:hAnsi="Times New Roman"/>
          <w:lang w:val="en-US" w:eastAsia="ru-RU"/>
        </w:rPr>
        <w:t>ID</w:t>
      </w:r>
      <w:proofErr w:type="spellEnd"/>
      <w:r w:rsidR="001C4948" w:rsidRPr="00E51672">
        <w:rPr>
          <w:rFonts w:ascii="Times New Roman" w:hAnsi="Times New Roman"/>
          <w:lang w:eastAsia="ru-RU"/>
        </w:rPr>
        <w:t xml:space="preserve"> и на соответствие </w:t>
      </w:r>
      <w:proofErr w:type="spellStart"/>
      <w:r w:rsidR="001C4948" w:rsidRPr="00E51672">
        <w:rPr>
          <w:rFonts w:ascii="Times New Roman" w:hAnsi="Times New Roman"/>
          <w:lang w:val="en-US" w:eastAsia="ru-RU"/>
        </w:rPr>
        <w:t>BalanceID</w:t>
      </w:r>
      <w:proofErr w:type="spellEnd"/>
      <w:r w:rsidR="001C4948" w:rsidRPr="00E51672">
        <w:rPr>
          <w:rFonts w:ascii="Times New Roman" w:hAnsi="Times New Roman"/>
          <w:lang w:eastAsia="ru-RU"/>
        </w:rPr>
        <w:t xml:space="preserve"> = 2140</w:t>
      </w:r>
      <w:r w:rsidRPr="00E51672">
        <w:rPr>
          <w:rFonts w:ascii="Times New Roman" w:hAnsi="Times New Roman"/>
          <w:lang w:eastAsia="ru-RU"/>
        </w:rPr>
        <w:t>.</w:t>
      </w:r>
    </w:p>
    <w:p w14:paraId="29A40346" w14:textId="141C1C19" w:rsidR="00321D4F" w:rsidRPr="00E51672" w:rsidRDefault="00321D4F" w:rsidP="00321D4F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</w:t>
      </w:r>
      <w:r w:rsidR="008962E2" w:rsidRPr="00E51672">
        <w:rPr>
          <w:rFonts w:ascii="Times New Roman" w:hAnsi="Times New Roman"/>
          <w:lang w:eastAsia="ru-RU"/>
        </w:rPr>
        <w:t>не равны</w:t>
      </w:r>
      <w:r w:rsidRPr="00E51672">
        <w:rPr>
          <w:rFonts w:ascii="Times New Roman" w:hAnsi="Times New Roman"/>
          <w:lang w:eastAsia="ru-RU"/>
        </w:rPr>
        <w:t>, то ошибка. Выход из процедуры.</w:t>
      </w:r>
    </w:p>
    <w:p w14:paraId="141E4D9A" w14:textId="00C22B6F" w:rsidR="00321D4F" w:rsidRPr="00E51672" w:rsidRDefault="00321D4F" w:rsidP="00321D4F">
      <w:pPr>
        <w:pStyle w:val="a5"/>
        <w:ind w:left="142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Текст ошибки – </w:t>
      </w:r>
      <w:r w:rsidRPr="00E51672">
        <w:rPr>
          <w:rFonts w:ascii="Times New Roman" w:hAnsi="Times New Roman"/>
          <w:b/>
          <w:lang w:eastAsia="ru-RU"/>
        </w:rPr>
        <w:t>«</w:t>
      </w:r>
      <w:r w:rsidR="006A2D05" w:rsidRPr="00E51672">
        <w:rPr>
          <w:rFonts w:ascii="Times New Roman" w:hAnsi="Times New Roman"/>
          <w:b/>
          <w:lang w:eastAsia="ru-RU"/>
        </w:rPr>
        <w:t xml:space="preserve">Ошибка системы. </w:t>
      </w:r>
      <w:r w:rsidR="006A2D05" w:rsidRPr="00E51672">
        <w:rPr>
          <w:rFonts w:ascii="Times New Roman" w:hAnsi="Times New Roman"/>
          <w:b/>
          <w:lang w:val="en-US" w:eastAsia="ru-RU"/>
        </w:rPr>
        <w:t>GUON</w:t>
      </w:r>
      <w:r w:rsidR="006A2D05" w:rsidRPr="00E51672">
        <w:rPr>
          <w:rFonts w:ascii="Times New Roman" w:hAnsi="Times New Roman"/>
          <w:b/>
          <w:lang w:eastAsia="ru-RU"/>
        </w:rPr>
        <w:t xml:space="preserve"> не связан с клиентом по операции</w:t>
      </w:r>
      <w:proofErr w:type="gramStart"/>
      <w:r w:rsidR="00AC777E" w:rsidRPr="00E51672">
        <w:rPr>
          <w:rFonts w:ascii="Times New Roman" w:hAnsi="Times New Roman"/>
          <w:b/>
          <w:lang w:eastAsia="ru-RU"/>
        </w:rPr>
        <w:t>!</w:t>
      </w:r>
      <w:r w:rsidR="006A2D05" w:rsidRPr="00E51672">
        <w:rPr>
          <w:rFonts w:ascii="Times New Roman" w:hAnsi="Times New Roman"/>
          <w:b/>
          <w:lang w:eastAsia="ru-RU"/>
        </w:rPr>
        <w:t>»</w:t>
      </w:r>
      <w:proofErr w:type="gramEnd"/>
    </w:p>
    <w:p w14:paraId="7A212548" w14:textId="77777777" w:rsidR="00EB3794" w:rsidRPr="00E51672" w:rsidRDefault="00EB3794" w:rsidP="00920602">
      <w:pPr>
        <w:pStyle w:val="a5"/>
        <w:numPr>
          <w:ilvl w:val="0"/>
          <w:numId w:val="5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>Документ найден. Клиент по операции совпадает с владельцем счета.</w:t>
      </w:r>
    </w:p>
    <w:p w14:paraId="447D877E" w14:textId="3F1A791B" w:rsidR="00321D4F" w:rsidRPr="00E51672" w:rsidRDefault="00EB3794" w:rsidP="00920602">
      <w:pPr>
        <w:pStyle w:val="a5"/>
        <w:numPr>
          <w:ilvl w:val="0"/>
          <w:numId w:val="5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Выполняем откат состояния документа до состояния </w:t>
      </w:r>
      <w:r w:rsidR="006C6802" w:rsidRPr="00E51672">
        <w:rPr>
          <w:rFonts w:ascii="Times New Roman" w:hAnsi="Times New Roman"/>
        </w:rPr>
        <w:t>«</w:t>
      </w:r>
      <w:proofErr w:type="spellStart"/>
      <w:r w:rsidR="006C6802" w:rsidRPr="00E51672">
        <w:rPr>
          <w:rFonts w:ascii="Times New Roman" w:hAnsi="Times New Roman"/>
        </w:rPr>
        <w:t>ОтозванКл</w:t>
      </w:r>
      <w:proofErr w:type="spellEnd"/>
      <w:r w:rsidR="006C6802" w:rsidRPr="00E51672">
        <w:rPr>
          <w:rFonts w:ascii="Times New Roman" w:hAnsi="Times New Roman"/>
        </w:rPr>
        <w:t>»</w:t>
      </w:r>
      <w:r w:rsidRPr="00E51672">
        <w:rPr>
          <w:rFonts w:ascii="Times New Roman" w:hAnsi="Times New Roman"/>
        </w:rPr>
        <w:t xml:space="preserve"> и документ формируется в статусе Фиктивный.</w:t>
      </w:r>
    </w:p>
    <w:p w14:paraId="5DB3DBAB" w14:textId="770EBA9D" w:rsidR="006C6802" w:rsidRPr="00E51672" w:rsidRDefault="006C6802" w:rsidP="006C6802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  <w:noProof/>
          <w:lang w:eastAsia="ru-RU"/>
        </w:rPr>
        <w:drawing>
          <wp:inline distT="0" distB="0" distL="0" distR="0" wp14:anchorId="580B4803" wp14:editId="39FCD224">
            <wp:extent cx="4685688" cy="1557046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96134" cy="156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08D5" w14:textId="0CD9163E" w:rsidR="001324B9" w:rsidRPr="00E51672" w:rsidRDefault="001324B9" w:rsidP="006C6802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В реализации – это </w:t>
      </w:r>
      <w:proofErr w:type="gramStart"/>
      <w:r w:rsidRPr="00E51672">
        <w:rPr>
          <w:rFonts w:ascii="Times New Roman" w:hAnsi="Times New Roman"/>
        </w:rPr>
        <w:t>так.(</w:t>
      </w:r>
      <w:proofErr w:type="gramEnd"/>
      <w:r w:rsidRPr="00E51672">
        <w:rPr>
          <w:rFonts w:ascii="Times New Roman" w:hAnsi="Times New Roman"/>
        </w:rPr>
        <w:t>27.03.2023)</w:t>
      </w:r>
      <w:r w:rsidR="009948A3" w:rsidRPr="00E51672">
        <w:rPr>
          <w:rFonts w:ascii="Times New Roman" w:hAnsi="Times New Roman"/>
        </w:rPr>
        <w:t xml:space="preserve"> – в состояние </w:t>
      </w:r>
      <w:r w:rsidR="00401CE7" w:rsidRPr="00E51672">
        <w:rPr>
          <w:rFonts w:ascii="Times New Roman" w:hAnsi="Times New Roman"/>
        </w:rPr>
        <w:t>–</w:t>
      </w:r>
      <w:r w:rsidR="009948A3" w:rsidRPr="00E51672">
        <w:rPr>
          <w:rFonts w:ascii="Times New Roman" w:hAnsi="Times New Roman"/>
        </w:rPr>
        <w:t xml:space="preserve"> </w:t>
      </w:r>
      <w:r w:rsidR="00401CE7" w:rsidRPr="00E51672">
        <w:rPr>
          <w:rFonts w:ascii="Times New Roman" w:hAnsi="Times New Roman"/>
        </w:rPr>
        <w:t>«</w:t>
      </w:r>
      <w:r w:rsidR="009948A3" w:rsidRPr="00E51672">
        <w:rPr>
          <w:rFonts w:ascii="Times New Roman" w:hAnsi="Times New Roman"/>
        </w:rPr>
        <w:t>Отклонен</w:t>
      </w:r>
      <w:r w:rsidR="00401CE7" w:rsidRPr="00E51672">
        <w:rPr>
          <w:rFonts w:ascii="Times New Roman" w:hAnsi="Times New Roman"/>
        </w:rPr>
        <w:t>»</w:t>
      </w:r>
    </w:p>
    <w:p w14:paraId="3D1979C7" w14:textId="2860D257" w:rsidR="001324B9" w:rsidRPr="00E51672" w:rsidRDefault="001324B9" w:rsidP="006C6802">
      <w:pPr>
        <w:pStyle w:val="a5"/>
        <w:ind w:left="1428"/>
        <w:rPr>
          <w:rFonts w:ascii="Times New Roman" w:hAnsi="Times New Roman"/>
        </w:rPr>
      </w:pPr>
      <w:r w:rsidRPr="00E51672">
        <w:rPr>
          <w:rFonts w:ascii="Times New Roman" w:hAnsi="Times New Roman"/>
          <w:noProof/>
          <w:lang w:eastAsia="ru-RU"/>
        </w:rPr>
        <w:lastRenderedPageBreak/>
        <w:drawing>
          <wp:inline distT="0" distB="0" distL="0" distR="0" wp14:anchorId="25722E45" wp14:editId="4A4C0478">
            <wp:extent cx="3387497" cy="2367848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98324" cy="237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C544" w14:textId="3113A8D4" w:rsidR="00321D4F" w:rsidRPr="00E51672" w:rsidRDefault="00EB3794" w:rsidP="00920602">
      <w:pPr>
        <w:pStyle w:val="a5"/>
        <w:numPr>
          <w:ilvl w:val="0"/>
          <w:numId w:val="5"/>
        </w:numPr>
        <w:rPr>
          <w:rFonts w:ascii="Times New Roman" w:hAnsi="Times New Roman"/>
        </w:rPr>
      </w:pPr>
      <w:r w:rsidRPr="00E51672">
        <w:rPr>
          <w:rFonts w:ascii="Times New Roman" w:hAnsi="Times New Roman"/>
        </w:rPr>
        <w:t xml:space="preserve">Операция удаления(отката) выполнена успешно </w:t>
      </w:r>
      <w:r w:rsidR="00321D4F" w:rsidRPr="00E51672">
        <w:rPr>
          <w:rFonts w:ascii="Times New Roman" w:hAnsi="Times New Roman"/>
        </w:rPr>
        <w:t>(</w:t>
      </w:r>
      <w:proofErr w:type="spellStart"/>
      <w:r w:rsidR="00321D4F" w:rsidRPr="00E51672">
        <w:rPr>
          <w:rFonts w:ascii="Times New Roman" w:hAnsi="Times New Roman"/>
        </w:rPr>
        <w:t>RetVal</w:t>
      </w:r>
      <w:proofErr w:type="spellEnd"/>
      <w:r w:rsidR="00321D4F" w:rsidRPr="00E51672">
        <w:rPr>
          <w:rFonts w:ascii="Times New Roman" w:hAnsi="Times New Roman"/>
        </w:rPr>
        <w:t>=0)</w:t>
      </w:r>
      <w:r w:rsidR="00447728" w:rsidRPr="00E51672">
        <w:rPr>
          <w:rFonts w:ascii="Times New Roman" w:hAnsi="Times New Roman"/>
        </w:rPr>
        <w:t>, если документ перешел в состояние «</w:t>
      </w:r>
      <w:proofErr w:type="spellStart"/>
      <w:r w:rsidR="00447728" w:rsidRPr="00E51672">
        <w:rPr>
          <w:rFonts w:ascii="Times New Roman" w:hAnsi="Times New Roman"/>
        </w:rPr>
        <w:t>ОтозванКл</w:t>
      </w:r>
      <w:proofErr w:type="spellEnd"/>
      <w:r w:rsidR="00447728" w:rsidRPr="00E51672">
        <w:rPr>
          <w:rFonts w:ascii="Times New Roman" w:hAnsi="Times New Roman"/>
        </w:rPr>
        <w:t>»</w:t>
      </w:r>
    </w:p>
    <w:p w14:paraId="565C3087" w14:textId="29BE7C31" w:rsidR="00BF3A29" w:rsidRPr="00E51672" w:rsidRDefault="00BF3A29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0BAF32C7" w14:textId="71E92419" w:rsidR="00BF3A29" w:rsidRPr="00E51672" w:rsidRDefault="00BF3A29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181AD9BB" w14:textId="591F9E25" w:rsidR="00EB105D" w:rsidRPr="00E51672" w:rsidRDefault="00EB105D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2D02C8A9" w14:textId="5ED8BF5A" w:rsidR="00EB105D" w:rsidRPr="00E51672" w:rsidRDefault="00EB105D" w:rsidP="00EB11F1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587027B2" w14:textId="184920DF" w:rsidR="00FD764F" w:rsidRPr="00E51672" w:rsidRDefault="00FD764F" w:rsidP="00FD764F">
      <w:pPr>
        <w:pStyle w:val="a5"/>
        <w:numPr>
          <w:ilvl w:val="0"/>
          <w:numId w:val="1"/>
        </w:numPr>
        <w:rPr>
          <w:rFonts w:ascii="Times New Roman" w:hAnsi="Times New Roman"/>
          <w:b/>
          <w:u w:val="single"/>
          <w:lang w:eastAsia="ru-RU"/>
        </w:rPr>
      </w:pPr>
      <w:r w:rsidRPr="00E51672">
        <w:rPr>
          <w:rFonts w:ascii="Times New Roman" w:hAnsi="Times New Roman"/>
          <w:b/>
          <w:u w:val="single"/>
          <w:lang w:eastAsia="ru-RU"/>
        </w:rPr>
        <w:t>Требования к процедуре по пункту №5</w:t>
      </w:r>
    </w:p>
    <w:p w14:paraId="61AFBACB" w14:textId="77777777" w:rsidR="00FD764F" w:rsidRPr="00E51672" w:rsidRDefault="00FD764F" w:rsidP="00FD764F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2D9DE380" w14:textId="68B232D7" w:rsidR="00FD764F" w:rsidRPr="00E51672" w:rsidRDefault="00FD764F" w:rsidP="00FD764F">
      <w:pPr>
        <w:pStyle w:val="a5"/>
        <w:ind w:left="1068" w:hanging="784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Наименование процедуры </w:t>
      </w:r>
      <w:r w:rsidR="00674461" w:rsidRPr="00E51672">
        <w:rPr>
          <w:rFonts w:ascii="Times New Roman" w:hAnsi="Times New Roman"/>
          <w:lang w:eastAsia="ru-RU"/>
        </w:rPr>
        <w:t xml:space="preserve">№5 </w:t>
      </w:r>
      <w:r w:rsidRPr="00E51672">
        <w:rPr>
          <w:rFonts w:ascii="Times New Roman" w:hAnsi="Times New Roman"/>
          <w:lang w:eastAsia="ru-RU"/>
        </w:rPr>
        <w:t xml:space="preserve">– </w:t>
      </w:r>
      <w:proofErr w:type="spellStart"/>
      <w:r w:rsidRPr="00E51672">
        <w:rPr>
          <w:rFonts w:ascii="Times New Roman" w:hAnsi="Times New Roman"/>
          <w:b/>
          <w:lang w:val="en-US" w:eastAsia="ru-RU"/>
        </w:rPr>
        <w:t>igs</w:t>
      </w:r>
      <w:proofErr w:type="spellEnd"/>
      <w:r w:rsidRPr="00E51672">
        <w:rPr>
          <w:rFonts w:ascii="Times New Roman" w:hAnsi="Times New Roman"/>
          <w:b/>
          <w:lang w:eastAsia="ru-RU"/>
        </w:rPr>
        <w:t>_</w:t>
      </w:r>
      <w:proofErr w:type="spellStart"/>
      <w:r w:rsidRPr="00E51672">
        <w:rPr>
          <w:rFonts w:ascii="Times New Roman" w:hAnsi="Times New Roman"/>
          <w:b/>
          <w:lang w:val="en-US" w:eastAsia="ru-RU"/>
        </w:rPr>
        <w:t>KvitovkaDigitalRub</w:t>
      </w:r>
      <w:proofErr w:type="spellEnd"/>
      <w:r w:rsidRPr="00E51672">
        <w:rPr>
          <w:rFonts w:ascii="Times New Roman" w:hAnsi="Times New Roman"/>
          <w:lang w:eastAsia="ru-RU"/>
        </w:rPr>
        <w:t xml:space="preserve"> (или другое в соответствии с требованиями)</w:t>
      </w:r>
      <w:r w:rsidR="008313B4" w:rsidRPr="00E51672">
        <w:rPr>
          <w:rFonts w:ascii="Times New Roman" w:hAnsi="Times New Roman"/>
          <w:lang w:eastAsia="ru-RU"/>
        </w:rPr>
        <w:t xml:space="preserve"> или будет реализовано отчетом</w:t>
      </w:r>
    </w:p>
    <w:p w14:paraId="1D2D729B" w14:textId="77777777" w:rsidR="00FD764F" w:rsidRPr="00E51672" w:rsidRDefault="00FD764F" w:rsidP="00FD764F">
      <w:pPr>
        <w:pStyle w:val="a5"/>
        <w:ind w:left="1068" w:hanging="784"/>
        <w:rPr>
          <w:rFonts w:ascii="Times New Roman" w:hAnsi="Times New Roman"/>
          <w:lang w:eastAsia="ru-RU"/>
        </w:rPr>
      </w:pPr>
    </w:p>
    <w:p w14:paraId="7ED51CDE" w14:textId="4E4C15FE" w:rsidR="00EB105D" w:rsidRPr="00E51672" w:rsidRDefault="00453A68" w:rsidP="003B6DD2">
      <w:pPr>
        <w:pStyle w:val="a5"/>
        <w:ind w:left="1068"/>
        <w:rPr>
          <w:rFonts w:ascii="Arial" w:hAnsi="Arial" w:cs="Arial"/>
          <w:color w:val="FF0000"/>
          <w:sz w:val="20"/>
          <w:szCs w:val="20"/>
          <w:lang w:eastAsia="ru-RU"/>
        </w:rPr>
      </w:pPr>
      <w:r w:rsidRPr="00E51672">
        <w:rPr>
          <w:rFonts w:ascii="Arial" w:hAnsi="Arial" w:cs="Arial"/>
          <w:color w:val="FF0000"/>
          <w:sz w:val="20"/>
          <w:szCs w:val="20"/>
          <w:lang w:eastAsia="ru-RU"/>
        </w:rPr>
        <w:t>Процедура не требуется</w:t>
      </w:r>
    </w:p>
    <w:p w14:paraId="5C4A408A" w14:textId="77777777" w:rsidR="00453A68" w:rsidRPr="00E51672" w:rsidRDefault="00453A68" w:rsidP="00453A68">
      <w:pPr>
        <w:autoSpaceDE w:val="0"/>
        <w:autoSpaceDN w:val="0"/>
        <w:adjustRightInd w:val="0"/>
        <w:rPr>
          <w:b/>
          <w:noProof/>
          <w:color w:val="FF0000"/>
          <w:lang w:eastAsia="ru-RU"/>
        </w:rPr>
      </w:pPr>
      <w:r w:rsidRPr="00E51672">
        <w:rPr>
          <w:b/>
          <w:noProof/>
          <w:color w:val="FF0000"/>
          <w:lang w:eastAsia="ru-RU"/>
        </w:rPr>
        <w:t>Надо настроить:</w:t>
      </w:r>
    </w:p>
    <w:p w14:paraId="279AE652" w14:textId="180330CF" w:rsidR="00453A68" w:rsidRPr="00E51672" w:rsidRDefault="00453A68" w:rsidP="00920602">
      <w:pPr>
        <w:pStyle w:val="a5"/>
        <w:numPr>
          <w:ilvl w:val="0"/>
          <w:numId w:val="8"/>
        </w:numPr>
        <w:autoSpaceDE w:val="0"/>
        <w:autoSpaceDN w:val="0"/>
        <w:adjustRightInd w:val="0"/>
        <w:rPr>
          <w:b/>
          <w:noProof/>
          <w:color w:val="FF0000"/>
          <w:lang w:eastAsia="ru-RU"/>
        </w:rPr>
      </w:pPr>
      <w:r w:rsidRPr="00E51672">
        <w:rPr>
          <w:b/>
          <w:noProof/>
          <w:color w:val="FF0000"/>
          <w:lang w:eastAsia="ru-RU"/>
        </w:rPr>
        <w:t>План счетов – найти наш счет (47423(ЦР) или какой требуется) и ему в карточке счета прописать «зеркальный» наш счет  в ЦБ РФ (47422).</w:t>
      </w:r>
    </w:p>
    <w:p w14:paraId="2C9AAA4C" w14:textId="77777777" w:rsidR="0063585A" w:rsidRPr="00E51672" w:rsidRDefault="0063585A" w:rsidP="00920602">
      <w:pPr>
        <w:pStyle w:val="a5"/>
        <w:numPr>
          <w:ilvl w:val="0"/>
          <w:numId w:val="8"/>
        </w:numPr>
        <w:autoSpaceDE w:val="0"/>
        <w:autoSpaceDN w:val="0"/>
        <w:adjustRightInd w:val="0"/>
        <w:rPr>
          <w:b/>
          <w:noProof/>
          <w:color w:val="FF0000"/>
          <w:lang w:eastAsia="ru-RU"/>
        </w:rPr>
      </w:pPr>
      <w:r w:rsidRPr="00E51672">
        <w:rPr>
          <w:b/>
          <w:noProof/>
          <w:color w:val="FF0000"/>
          <w:lang w:eastAsia="ru-RU"/>
        </w:rPr>
        <w:t xml:space="preserve">При загрузке выписки </w:t>
      </w:r>
      <w:r w:rsidRPr="00E51672">
        <w:rPr>
          <w:b/>
          <w:noProof/>
          <w:color w:val="FF0000"/>
          <w:lang w:val="en-US" w:eastAsia="ru-RU"/>
        </w:rPr>
        <w:t>ED</w:t>
      </w:r>
      <w:r w:rsidRPr="00E51672">
        <w:rPr>
          <w:b/>
          <w:noProof/>
          <w:color w:val="FF0000"/>
          <w:lang w:eastAsia="ru-RU"/>
        </w:rPr>
        <w:t>211 выполнится квитовка.</w:t>
      </w:r>
    </w:p>
    <w:p w14:paraId="15704186" w14:textId="77777777" w:rsidR="0063585A" w:rsidRPr="00E51672" w:rsidRDefault="0063585A" w:rsidP="00920602">
      <w:pPr>
        <w:pStyle w:val="a5"/>
        <w:numPr>
          <w:ilvl w:val="0"/>
          <w:numId w:val="8"/>
        </w:numPr>
        <w:autoSpaceDE w:val="0"/>
        <w:autoSpaceDN w:val="0"/>
        <w:adjustRightInd w:val="0"/>
        <w:rPr>
          <w:b/>
          <w:noProof/>
          <w:color w:val="FF0000"/>
          <w:lang w:eastAsia="ru-RU"/>
        </w:rPr>
      </w:pPr>
      <w:r w:rsidRPr="00E51672">
        <w:rPr>
          <w:b/>
          <w:noProof/>
          <w:color w:val="FF0000"/>
          <w:lang w:eastAsia="ru-RU"/>
        </w:rPr>
        <w:t>Надо разобраться со счетом 60312 – оплата услуг ЦБ РФ.</w:t>
      </w:r>
    </w:p>
    <w:p w14:paraId="4D743869" w14:textId="77777777" w:rsidR="0063585A" w:rsidRPr="00E51672" w:rsidRDefault="0063585A" w:rsidP="0063585A">
      <w:pPr>
        <w:pStyle w:val="a5"/>
        <w:autoSpaceDE w:val="0"/>
        <w:autoSpaceDN w:val="0"/>
        <w:adjustRightInd w:val="0"/>
        <w:rPr>
          <w:b/>
          <w:noProof/>
          <w:color w:val="FF0000"/>
          <w:lang w:eastAsia="ru-RU"/>
        </w:rPr>
      </w:pPr>
    </w:p>
    <w:p w14:paraId="57F49022" w14:textId="77777777" w:rsidR="00453A68" w:rsidRPr="00E51672" w:rsidRDefault="00453A68" w:rsidP="003B6DD2">
      <w:pPr>
        <w:pStyle w:val="a5"/>
        <w:ind w:left="1068"/>
        <w:rPr>
          <w:rFonts w:ascii="Arial" w:hAnsi="Arial" w:cs="Arial"/>
          <w:color w:val="FF0000"/>
          <w:sz w:val="20"/>
          <w:szCs w:val="20"/>
          <w:lang w:eastAsia="ru-RU"/>
        </w:rPr>
      </w:pPr>
    </w:p>
    <w:p w14:paraId="7DEDACDC" w14:textId="77777777" w:rsidR="00030EC7" w:rsidRPr="00E51672" w:rsidRDefault="00030EC7" w:rsidP="003B6DD2">
      <w:pPr>
        <w:pStyle w:val="a5"/>
        <w:ind w:left="1068"/>
        <w:rPr>
          <w:rFonts w:ascii="Arial" w:hAnsi="Arial" w:cs="Arial"/>
          <w:b/>
          <w:sz w:val="20"/>
          <w:szCs w:val="20"/>
          <w:lang w:eastAsia="ru-RU"/>
        </w:rPr>
      </w:pPr>
    </w:p>
    <w:p w14:paraId="77F27C93" w14:textId="2CA20179" w:rsidR="00CE6785" w:rsidRPr="00E51672" w:rsidRDefault="00CE6785" w:rsidP="00444F59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5E1F525A" w14:textId="77777777" w:rsidR="00CE6785" w:rsidRPr="00E51672" w:rsidRDefault="00CE6785" w:rsidP="00444F59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3A78CAA9" w14:textId="74BF62EA" w:rsidR="006C3059" w:rsidRPr="00E51672" w:rsidRDefault="006C3059" w:rsidP="006C3059">
      <w:pPr>
        <w:pStyle w:val="a5"/>
        <w:numPr>
          <w:ilvl w:val="0"/>
          <w:numId w:val="1"/>
        </w:numPr>
        <w:rPr>
          <w:rFonts w:ascii="Arial" w:hAnsi="Arial" w:cs="Arial"/>
          <w:b/>
          <w:lang w:eastAsia="ru-RU"/>
        </w:rPr>
      </w:pPr>
      <w:r w:rsidRPr="00E51672">
        <w:rPr>
          <w:rFonts w:ascii="Arial" w:hAnsi="Arial" w:cs="Arial"/>
          <w:b/>
          <w:u w:val="single"/>
          <w:lang w:eastAsia="ru-RU"/>
        </w:rPr>
        <w:t xml:space="preserve">Процедура поиска клиента по </w:t>
      </w:r>
      <w:r w:rsidRPr="00E51672">
        <w:rPr>
          <w:rFonts w:ascii="Arial" w:hAnsi="Arial" w:cs="Arial"/>
          <w:b/>
          <w:u w:val="single"/>
          <w:lang w:val="en-US" w:eastAsia="ru-RU"/>
        </w:rPr>
        <w:t>B</w:t>
      </w:r>
      <w:r w:rsidR="0064284D" w:rsidRPr="00E51672">
        <w:rPr>
          <w:rFonts w:ascii="Arial" w:hAnsi="Arial" w:cs="Arial"/>
          <w:b/>
          <w:u w:val="single"/>
          <w:lang w:val="en-US" w:eastAsia="ru-RU"/>
        </w:rPr>
        <w:t>S</w:t>
      </w:r>
      <w:r w:rsidRPr="00E51672">
        <w:rPr>
          <w:rFonts w:ascii="Arial" w:hAnsi="Arial" w:cs="Arial"/>
          <w:b/>
          <w:u w:val="single"/>
          <w:lang w:val="en-US" w:eastAsia="ru-RU"/>
        </w:rPr>
        <w:t>S</w:t>
      </w:r>
      <w:r w:rsidRPr="00E51672">
        <w:rPr>
          <w:rFonts w:ascii="Arial" w:hAnsi="Arial" w:cs="Arial"/>
          <w:b/>
          <w:u w:val="single"/>
          <w:lang w:eastAsia="ru-RU"/>
        </w:rPr>
        <w:t>_</w:t>
      </w:r>
      <w:r w:rsidRPr="00E51672">
        <w:rPr>
          <w:rFonts w:ascii="Arial" w:hAnsi="Arial" w:cs="Arial"/>
          <w:b/>
          <w:u w:val="single"/>
          <w:lang w:val="en-US" w:eastAsia="ru-RU"/>
        </w:rPr>
        <w:t>ID</w:t>
      </w:r>
      <w:r w:rsidR="00682B91" w:rsidRPr="00E51672">
        <w:rPr>
          <w:rFonts w:ascii="Arial" w:hAnsi="Arial" w:cs="Arial"/>
          <w:b/>
          <w:lang w:eastAsia="ru-RU"/>
        </w:rPr>
        <w:t xml:space="preserve"> (</w:t>
      </w:r>
      <w:r w:rsidR="00682B91" w:rsidRPr="00E51672">
        <w:rPr>
          <w:rFonts w:ascii="Arial" w:hAnsi="Arial" w:cs="Arial"/>
          <w:b/>
          <w:color w:val="FF0000"/>
          <w:lang w:eastAsia="ru-RU"/>
        </w:rPr>
        <w:t>требуется проработка и разработка)</w:t>
      </w:r>
      <w:r w:rsidR="00113EFF" w:rsidRPr="00E51672">
        <w:rPr>
          <w:rFonts w:ascii="Arial" w:hAnsi="Arial" w:cs="Arial"/>
          <w:b/>
          <w:lang w:eastAsia="ru-RU"/>
        </w:rPr>
        <w:t>.</w:t>
      </w:r>
    </w:p>
    <w:p w14:paraId="1B00E433" w14:textId="77777777" w:rsidR="00113EFF" w:rsidRPr="00E51672" w:rsidRDefault="00113EFF" w:rsidP="00113EFF">
      <w:pPr>
        <w:pStyle w:val="a5"/>
        <w:ind w:left="1068"/>
        <w:rPr>
          <w:rFonts w:ascii="Times New Roman" w:hAnsi="Times New Roman"/>
          <w:lang w:eastAsia="ru-RU"/>
        </w:rPr>
      </w:pPr>
    </w:p>
    <w:p w14:paraId="04CFE084" w14:textId="55048F04" w:rsidR="00113EFF" w:rsidRPr="00E51672" w:rsidRDefault="00113EFF" w:rsidP="00113EFF">
      <w:pPr>
        <w:pStyle w:val="a5"/>
        <w:ind w:left="106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Наименование процедуры </w:t>
      </w:r>
      <w:r w:rsidR="00E16A3D" w:rsidRPr="00E51672">
        <w:rPr>
          <w:rFonts w:ascii="Times New Roman" w:hAnsi="Times New Roman"/>
          <w:lang w:eastAsia="ru-RU"/>
        </w:rPr>
        <w:t>№7</w:t>
      </w:r>
      <w:r w:rsidRPr="00E51672">
        <w:rPr>
          <w:rFonts w:ascii="Times New Roman" w:hAnsi="Times New Roman"/>
          <w:lang w:eastAsia="ru-RU"/>
        </w:rPr>
        <w:t xml:space="preserve">– </w:t>
      </w:r>
      <w:bookmarkStart w:id="55" w:name="igs_FindDigitalRubClientBSS"/>
      <w:proofErr w:type="spellStart"/>
      <w:r w:rsidR="00F8199D" w:rsidRPr="00E51672">
        <w:rPr>
          <w:rFonts w:ascii="Times New Roman" w:hAnsi="Times New Roman"/>
          <w:b/>
          <w:lang w:val="en-US" w:eastAsia="ru-RU"/>
        </w:rPr>
        <w:t>igs</w:t>
      </w:r>
      <w:proofErr w:type="spellEnd"/>
      <w:r w:rsidR="00CC170E" w:rsidRPr="00E51672">
        <w:rPr>
          <w:rFonts w:ascii="Times New Roman" w:hAnsi="Times New Roman"/>
          <w:b/>
          <w:lang w:eastAsia="ru-RU"/>
        </w:rPr>
        <w:t>_</w:t>
      </w:r>
      <w:proofErr w:type="spellStart"/>
      <w:r w:rsidR="00CC170E" w:rsidRPr="00E51672">
        <w:rPr>
          <w:rFonts w:ascii="Times New Roman" w:hAnsi="Times New Roman"/>
          <w:b/>
          <w:lang w:val="en-US" w:eastAsia="ru-RU"/>
        </w:rPr>
        <w:t>Find</w:t>
      </w:r>
      <w:r w:rsidR="00F8199D" w:rsidRPr="00E51672">
        <w:rPr>
          <w:rFonts w:ascii="Times New Roman" w:hAnsi="Times New Roman"/>
          <w:b/>
          <w:lang w:val="en-US" w:eastAsia="ru-RU"/>
        </w:rPr>
        <w:t>DigitalRubClient</w:t>
      </w:r>
      <w:r w:rsidR="00CC170E" w:rsidRPr="00E51672">
        <w:rPr>
          <w:rFonts w:ascii="Times New Roman" w:hAnsi="Times New Roman"/>
          <w:b/>
          <w:lang w:val="en-US" w:eastAsia="ru-RU"/>
        </w:rPr>
        <w:t>BSS</w:t>
      </w:r>
      <w:proofErr w:type="spellEnd"/>
      <w:r w:rsidRPr="00E51672">
        <w:rPr>
          <w:rFonts w:ascii="Times New Roman" w:hAnsi="Times New Roman"/>
          <w:lang w:eastAsia="ru-RU"/>
        </w:rPr>
        <w:t xml:space="preserve"> </w:t>
      </w:r>
      <w:bookmarkEnd w:id="55"/>
      <w:r w:rsidRPr="00E51672">
        <w:rPr>
          <w:rFonts w:ascii="Times New Roman" w:hAnsi="Times New Roman"/>
          <w:lang w:eastAsia="ru-RU"/>
        </w:rPr>
        <w:t>(или другое в соответствии с требованиями)</w:t>
      </w:r>
    </w:p>
    <w:p w14:paraId="35E4CB3F" w14:textId="31CA5F6B" w:rsidR="00113EFF" w:rsidRPr="00E51672" w:rsidRDefault="00113EFF" w:rsidP="00113EFF">
      <w:pPr>
        <w:pStyle w:val="a5"/>
        <w:ind w:left="1068"/>
        <w:rPr>
          <w:rFonts w:ascii="Times New Roman" w:hAnsi="Times New Roman"/>
          <w:lang w:eastAsia="ru-RU"/>
        </w:rPr>
      </w:pPr>
    </w:p>
    <w:p w14:paraId="3BBB6137" w14:textId="150DE849" w:rsidR="00CC170E" w:rsidRPr="00E51672" w:rsidRDefault="00CC170E" w:rsidP="00113EFF">
      <w:pPr>
        <w:pStyle w:val="a5"/>
        <w:ind w:left="106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Информация об </w:t>
      </w:r>
      <w:r w:rsidRPr="00E51672">
        <w:rPr>
          <w:rFonts w:ascii="Times New Roman" w:hAnsi="Times New Roman"/>
          <w:color w:val="FF0000"/>
          <w:lang w:val="en-US" w:eastAsia="ru-RU"/>
        </w:rPr>
        <w:t>ID</w:t>
      </w:r>
      <w:r w:rsidRPr="00E51672">
        <w:rPr>
          <w:rFonts w:ascii="Times New Roman" w:hAnsi="Times New Roman"/>
          <w:color w:val="FF0000"/>
          <w:lang w:eastAsia="ru-RU"/>
        </w:rPr>
        <w:t xml:space="preserve"> клиента </w:t>
      </w:r>
      <w:r w:rsidRPr="00E51672">
        <w:rPr>
          <w:rFonts w:ascii="Times New Roman" w:hAnsi="Times New Roman"/>
          <w:lang w:val="en-US" w:eastAsia="ru-RU"/>
        </w:rPr>
        <w:t>BSS</w:t>
      </w:r>
      <w:r w:rsidRPr="00E51672">
        <w:rPr>
          <w:rFonts w:ascii="Times New Roman" w:hAnsi="Times New Roman"/>
          <w:lang w:eastAsia="ru-RU"/>
        </w:rPr>
        <w:t xml:space="preserve">, хранится в АБС </w:t>
      </w:r>
      <w:proofErr w:type="spellStart"/>
      <w:r w:rsidRPr="00E51672">
        <w:rPr>
          <w:rFonts w:ascii="Times New Roman" w:hAnsi="Times New Roman"/>
          <w:lang w:eastAsia="ru-RU"/>
        </w:rPr>
        <w:t>Диасфот</w:t>
      </w:r>
      <w:proofErr w:type="spellEnd"/>
      <w:r w:rsidRPr="00E51672">
        <w:rPr>
          <w:rFonts w:ascii="Times New Roman" w:hAnsi="Times New Roman"/>
          <w:lang w:eastAsia="ru-RU"/>
        </w:rPr>
        <w:t xml:space="preserve"> в Клиенты\контекстное меню Прочие\Клиент-</w:t>
      </w:r>
      <w:proofErr w:type="gramStart"/>
      <w:r w:rsidRPr="00E51672">
        <w:rPr>
          <w:rFonts w:ascii="Times New Roman" w:hAnsi="Times New Roman"/>
          <w:lang w:eastAsia="ru-RU"/>
        </w:rPr>
        <w:t>Банк.(</w:t>
      </w:r>
      <w:proofErr w:type="gramEnd"/>
      <w:r w:rsidRPr="00E51672">
        <w:rPr>
          <w:rFonts w:ascii="Times New Roman" w:hAnsi="Times New Roman"/>
          <w:lang w:eastAsia="ru-RU"/>
        </w:rPr>
        <w:t xml:space="preserve">Клиент- </w:t>
      </w:r>
      <w:proofErr w:type="spellStart"/>
      <w:r w:rsidRPr="00E51672">
        <w:rPr>
          <w:rFonts w:ascii="Times New Roman" w:hAnsi="Times New Roman"/>
          <w:lang w:val="en-US" w:eastAsia="ru-RU"/>
        </w:rPr>
        <w:t>Cntrl</w:t>
      </w:r>
      <w:proofErr w:type="spellEnd"/>
      <w:r w:rsidRPr="00E51672">
        <w:rPr>
          <w:rFonts w:ascii="Times New Roman" w:hAnsi="Times New Roman"/>
          <w:lang w:eastAsia="ru-RU"/>
        </w:rPr>
        <w:t>+</w:t>
      </w:r>
      <w:r w:rsidRPr="00E51672">
        <w:rPr>
          <w:rFonts w:ascii="Times New Roman" w:hAnsi="Times New Roman"/>
          <w:lang w:val="en-US" w:eastAsia="ru-RU"/>
        </w:rPr>
        <w:t>B</w:t>
      </w:r>
      <w:r w:rsidRPr="00E51672">
        <w:rPr>
          <w:rFonts w:ascii="Times New Roman" w:hAnsi="Times New Roman"/>
          <w:lang w:eastAsia="ru-RU"/>
        </w:rPr>
        <w:t>)</w:t>
      </w:r>
    </w:p>
    <w:p w14:paraId="66D159CC" w14:textId="77777777" w:rsidR="00CC170E" w:rsidRPr="00E51672" w:rsidRDefault="00CC170E" w:rsidP="00113EFF">
      <w:pPr>
        <w:pStyle w:val="a5"/>
        <w:ind w:left="1068"/>
        <w:rPr>
          <w:rFonts w:ascii="Times New Roman" w:hAnsi="Times New Roman"/>
          <w:lang w:eastAsia="ru-RU"/>
        </w:rPr>
      </w:pPr>
    </w:p>
    <w:p w14:paraId="25560F90" w14:textId="4DF59493" w:rsidR="00113EFF" w:rsidRPr="00E51672" w:rsidRDefault="00177E0C" w:rsidP="00113EFF">
      <w:pPr>
        <w:pStyle w:val="a5"/>
        <w:ind w:left="106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color w:val="172B4D"/>
        </w:rPr>
        <w:t>Т</w:t>
      </w:r>
      <w:r w:rsidR="00113EFF" w:rsidRPr="00E51672">
        <w:rPr>
          <w:rFonts w:ascii="Times New Roman" w:hAnsi="Times New Roman"/>
          <w:color w:val="172B4D"/>
        </w:rPr>
        <w:t xml:space="preserve">ребуется </w:t>
      </w:r>
      <w:r w:rsidRPr="00E51672">
        <w:rPr>
          <w:rFonts w:ascii="Times New Roman" w:hAnsi="Times New Roman"/>
          <w:color w:val="172B4D"/>
        </w:rPr>
        <w:t xml:space="preserve">процедура </w:t>
      </w:r>
      <w:r w:rsidR="00F859E2" w:rsidRPr="00E51672">
        <w:rPr>
          <w:rFonts w:ascii="Times New Roman" w:hAnsi="Times New Roman"/>
          <w:color w:val="172B4D"/>
        </w:rPr>
        <w:t>поиска клиента</w:t>
      </w:r>
      <w:r w:rsidR="001D0CC1" w:rsidRPr="00E51672">
        <w:rPr>
          <w:rFonts w:ascii="Times New Roman" w:hAnsi="Times New Roman"/>
          <w:color w:val="172B4D"/>
        </w:rPr>
        <w:t xml:space="preserve"> в АБС </w:t>
      </w:r>
      <w:proofErr w:type="spellStart"/>
      <w:r w:rsidR="001D0CC1" w:rsidRPr="00E51672">
        <w:rPr>
          <w:rFonts w:ascii="Times New Roman" w:hAnsi="Times New Roman"/>
          <w:color w:val="172B4D"/>
        </w:rPr>
        <w:t>Диасофт</w:t>
      </w:r>
      <w:proofErr w:type="spellEnd"/>
      <w:r w:rsidR="001D0CC1" w:rsidRPr="00E51672">
        <w:rPr>
          <w:rFonts w:ascii="Times New Roman" w:hAnsi="Times New Roman"/>
          <w:color w:val="172B4D"/>
        </w:rPr>
        <w:t xml:space="preserve"> по </w:t>
      </w:r>
      <w:r w:rsidR="001D0CC1" w:rsidRPr="00E51672">
        <w:rPr>
          <w:rFonts w:ascii="Times New Roman" w:hAnsi="Times New Roman"/>
          <w:color w:val="FF0000"/>
          <w:lang w:val="en-US"/>
        </w:rPr>
        <w:t>ID</w:t>
      </w:r>
      <w:r w:rsidR="001D0CC1" w:rsidRPr="00E51672">
        <w:rPr>
          <w:rFonts w:ascii="Times New Roman" w:hAnsi="Times New Roman"/>
          <w:color w:val="FF0000"/>
        </w:rPr>
        <w:t xml:space="preserve"> клиента </w:t>
      </w:r>
      <w:r w:rsidR="001D0CC1" w:rsidRPr="00E51672">
        <w:rPr>
          <w:rFonts w:ascii="Times New Roman" w:hAnsi="Times New Roman"/>
          <w:color w:val="172B4D"/>
        </w:rPr>
        <w:t xml:space="preserve">из </w:t>
      </w:r>
      <w:r w:rsidR="001D0CC1" w:rsidRPr="00E51672">
        <w:rPr>
          <w:rFonts w:ascii="Times New Roman" w:hAnsi="Times New Roman"/>
          <w:color w:val="172B4D"/>
          <w:lang w:val="en-US"/>
        </w:rPr>
        <w:t>BSS</w:t>
      </w:r>
      <w:r w:rsidR="00113EFF" w:rsidRPr="00E51672">
        <w:rPr>
          <w:rFonts w:ascii="Times New Roman" w:hAnsi="Times New Roman"/>
          <w:color w:val="172B4D"/>
        </w:rPr>
        <w:t>.</w:t>
      </w:r>
    </w:p>
    <w:p w14:paraId="030C2ABA" w14:textId="77777777" w:rsidR="00113EFF" w:rsidRPr="00E51672" w:rsidRDefault="00113EFF" w:rsidP="00113EFF">
      <w:pPr>
        <w:pStyle w:val="a5"/>
        <w:ind w:left="1068"/>
        <w:rPr>
          <w:rFonts w:ascii="Arial" w:hAnsi="Arial" w:cs="Arial"/>
          <w:b/>
          <w:lang w:eastAsia="ru-RU"/>
        </w:rPr>
      </w:pPr>
    </w:p>
    <w:p w14:paraId="539257F6" w14:textId="6687B6BE" w:rsidR="00633D2B" w:rsidRPr="00E51672" w:rsidRDefault="00633D2B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7F7A80BE" w14:textId="67BE9CEC" w:rsidR="008A70E6" w:rsidRPr="00E51672" w:rsidRDefault="00CE6785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noProof/>
          <w:color w:val="FF0000"/>
          <w:sz w:val="20"/>
          <w:szCs w:val="20"/>
          <w:lang w:eastAsia="ru-RU"/>
        </w:rPr>
        <w:lastRenderedPageBreak/>
        <w:drawing>
          <wp:inline distT="0" distB="0" distL="0" distR="0" wp14:anchorId="2F6A9E27" wp14:editId="682A078D">
            <wp:extent cx="4656303" cy="25625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68526" cy="25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F0C3" w14:textId="65432D07" w:rsidR="00957F5A" w:rsidRPr="00E51672" w:rsidRDefault="00406855" w:rsidP="00406855">
      <w:pPr>
        <w:rPr>
          <w:rFonts w:ascii="Times New Roman" w:hAnsi="Times New Roman"/>
          <w:b/>
          <w:lang w:eastAsia="ru-RU"/>
        </w:rPr>
      </w:pPr>
      <w:r w:rsidRPr="00E51672">
        <w:rPr>
          <w:rFonts w:ascii="Times New Roman" w:hAnsi="Times New Roman"/>
          <w:b/>
          <w:lang w:eastAsia="ru-RU"/>
        </w:rPr>
        <w:t>Описание полей процедуры.</w:t>
      </w:r>
    </w:p>
    <w:p w14:paraId="72668F0C" w14:textId="77777777" w:rsidR="00957F5A" w:rsidRPr="00E51672" w:rsidRDefault="00957F5A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tbl>
      <w:tblPr>
        <w:tblStyle w:val="a3"/>
        <w:tblW w:w="969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946"/>
        <w:gridCol w:w="414"/>
        <w:gridCol w:w="1291"/>
        <w:gridCol w:w="6042"/>
      </w:tblGrid>
      <w:tr w:rsidR="00406855" w:rsidRPr="00E51672" w14:paraId="38C3B201" w14:textId="77777777" w:rsidTr="00781861">
        <w:tc>
          <w:tcPr>
            <w:tcW w:w="1946" w:type="dxa"/>
            <w:shd w:val="clear" w:color="auto" w:fill="C5E0B3" w:themeFill="accent6" w:themeFillTint="66"/>
          </w:tcPr>
          <w:p w14:paraId="54192373" w14:textId="77777777" w:rsidR="00406855" w:rsidRPr="00E51672" w:rsidRDefault="00406855" w:rsidP="00781861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 w:rsidRPr="00E51672">
              <w:rPr>
                <w:rFonts w:ascii="Times New Roman" w:hAnsi="Times New Roman"/>
                <w:b/>
                <w:lang w:eastAsia="ru-RU"/>
              </w:rPr>
              <w:t>Описание полей процедуры</w:t>
            </w:r>
          </w:p>
        </w:tc>
        <w:tc>
          <w:tcPr>
            <w:tcW w:w="414" w:type="dxa"/>
            <w:shd w:val="clear" w:color="auto" w:fill="C5E0B3" w:themeFill="accent6" w:themeFillTint="66"/>
          </w:tcPr>
          <w:p w14:paraId="6371D53B" w14:textId="77777777" w:rsidR="00406855" w:rsidRPr="00E51672" w:rsidRDefault="00406855" w:rsidP="00781861">
            <w:pPr>
              <w:rPr>
                <w:rFonts w:ascii="Times New Roman" w:hAnsi="Times New Roman"/>
                <w:b/>
                <w:lang w:val="en-US" w:eastAsia="ru-RU"/>
              </w:rPr>
            </w:pPr>
          </w:p>
        </w:tc>
        <w:tc>
          <w:tcPr>
            <w:tcW w:w="1291" w:type="dxa"/>
            <w:shd w:val="clear" w:color="auto" w:fill="C5E0B3" w:themeFill="accent6" w:themeFillTint="66"/>
          </w:tcPr>
          <w:p w14:paraId="210E2C33" w14:textId="77777777" w:rsidR="00406855" w:rsidRPr="00E51672" w:rsidRDefault="00406855" w:rsidP="00781861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  <w:r w:rsidRPr="00E51672">
              <w:rPr>
                <w:rFonts w:ascii="Times New Roman" w:hAnsi="Times New Roman"/>
                <w:b/>
                <w:lang w:eastAsia="ru-RU"/>
              </w:rPr>
              <w:t>Входной \ выходной параметр</w:t>
            </w:r>
          </w:p>
        </w:tc>
        <w:tc>
          <w:tcPr>
            <w:tcW w:w="6042" w:type="dxa"/>
            <w:shd w:val="clear" w:color="auto" w:fill="C5E0B3" w:themeFill="accent6" w:themeFillTint="66"/>
          </w:tcPr>
          <w:p w14:paraId="37C26C5B" w14:textId="77777777" w:rsidR="00406855" w:rsidRPr="00E51672" w:rsidRDefault="00406855" w:rsidP="00781861">
            <w:pPr>
              <w:jc w:val="center"/>
              <w:rPr>
                <w:rFonts w:ascii="Times New Roman" w:hAnsi="Times New Roman"/>
                <w:b/>
                <w:lang w:eastAsia="ru-RU"/>
              </w:rPr>
            </w:pPr>
          </w:p>
        </w:tc>
      </w:tr>
      <w:tr w:rsidR="00406855" w:rsidRPr="00E51672" w14:paraId="6407A238" w14:textId="77777777" w:rsidTr="00781861">
        <w:tc>
          <w:tcPr>
            <w:tcW w:w="1946" w:type="dxa"/>
            <w:shd w:val="clear" w:color="auto" w:fill="auto"/>
          </w:tcPr>
          <w:p w14:paraId="4690AD20" w14:textId="779F7ED8" w:rsidR="00406855" w:rsidRPr="00E51672" w:rsidRDefault="00C3442D" w:rsidP="00781861">
            <w:pPr>
              <w:rPr>
                <w:rFonts w:ascii="Times New Roman" w:hAnsi="Times New Roman"/>
                <w:lang w:val="en-US" w:eastAsia="ru-RU"/>
              </w:rPr>
            </w:pPr>
            <w:r w:rsidRPr="00E51672">
              <w:rPr>
                <w:rFonts w:ascii="Times New Roman" w:hAnsi="Times New Roman"/>
                <w:lang w:val="en-US" w:eastAsia="ru-RU"/>
              </w:rPr>
              <w:t>BSS_ID</w:t>
            </w:r>
          </w:p>
        </w:tc>
        <w:tc>
          <w:tcPr>
            <w:tcW w:w="414" w:type="dxa"/>
          </w:tcPr>
          <w:p w14:paraId="374E7985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  <w:shd w:val="clear" w:color="auto" w:fill="auto"/>
          </w:tcPr>
          <w:p w14:paraId="5898B570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Входной</w:t>
            </w:r>
          </w:p>
        </w:tc>
        <w:tc>
          <w:tcPr>
            <w:tcW w:w="6042" w:type="dxa"/>
            <w:shd w:val="clear" w:color="auto" w:fill="auto"/>
          </w:tcPr>
          <w:p w14:paraId="16CA255A" w14:textId="4082C199" w:rsidR="00406855" w:rsidRPr="00E51672" w:rsidRDefault="00406855" w:rsidP="00C3442D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Идентификатор </w:t>
            </w:r>
            <w:r w:rsidR="00C3442D" w:rsidRPr="00E51672">
              <w:rPr>
                <w:rFonts w:ascii="Times New Roman" w:hAnsi="Times New Roman"/>
                <w:lang w:eastAsia="ru-RU"/>
              </w:rPr>
              <w:t xml:space="preserve">клиента в </w:t>
            </w:r>
            <w:r w:rsidR="00C3442D" w:rsidRPr="00E51672">
              <w:rPr>
                <w:rFonts w:ascii="Times New Roman" w:hAnsi="Times New Roman"/>
                <w:lang w:val="en-US" w:eastAsia="ru-RU"/>
              </w:rPr>
              <w:t>BSS</w:t>
            </w:r>
            <w:r w:rsidRPr="00E51672">
              <w:rPr>
                <w:rFonts w:ascii="Times New Roman" w:hAnsi="Times New Roman"/>
                <w:lang w:eastAsia="ru-RU"/>
              </w:rPr>
              <w:t>.</w:t>
            </w:r>
          </w:p>
        </w:tc>
      </w:tr>
      <w:tr w:rsidR="00406855" w:rsidRPr="00E51672" w14:paraId="26286EF1" w14:textId="77777777" w:rsidTr="00781861">
        <w:tc>
          <w:tcPr>
            <w:tcW w:w="1946" w:type="dxa"/>
          </w:tcPr>
          <w:p w14:paraId="13E724D9" w14:textId="1CDFA0A0" w:rsidR="00406855" w:rsidRPr="00E51672" w:rsidRDefault="00C3442D" w:rsidP="00781861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</w:p>
        </w:tc>
        <w:tc>
          <w:tcPr>
            <w:tcW w:w="414" w:type="dxa"/>
          </w:tcPr>
          <w:p w14:paraId="257D5EE4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55AE244C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042" w:type="dxa"/>
          </w:tcPr>
          <w:p w14:paraId="14B35ECA" w14:textId="0EB0FDC8" w:rsidR="00406855" w:rsidRPr="00E51672" w:rsidRDefault="00C3442D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Клиент найден, возвращаем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tInstitution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.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InstitutionID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 xml:space="preserve"> </w:t>
            </w:r>
          </w:p>
          <w:p w14:paraId="2A8407B5" w14:textId="275E0F92" w:rsidR="00406855" w:rsidRPr="00E51672" w:rsidRDefault="00C3442D" w:rsidP="00C3442D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Клиент </w:t>
            </w:r>
            <w:r w:rsidR="00406855" w:rsidRPr="00E51672">
              <w:rPr>
                <w:rFonts w:ascii="Times New Roman" w:hAnsi="Times New Roman"/>
                <w:lang w:eastAsia="ru-RU"/>
              </w:rPr>
              <w:t>не найден, возвращаем 0</w:t>
            </w:r>
          </w:p>
        </w:tc>
      </w:tr>
      <w:tr w:rsidR="00406855" w:rsidRPr="00E51672" w14:paraId="23FD5C98" w14:textId="77777777" w:rsidTr="00781861">
        <w:tc>
          <w:tcPr>
            <w:tcW w:w="1946" w:type="dxa"/>
          </w:tcPr>
          <w:p w14:paraId="7834D243" w14:textId="77777777" w:rsidR="00406855" w:rsidRPr="00E51672" w:rsidRDefault="00406855" w:rsidP="00781861">
            <w:pPr>
              <w:rPr>
                <w:rFonts w:ascii="Times New Roman" w:hAnsi="Times New Roman"/>
                <w:lang w:val="en-US" w:eastAsia="ru-RU"/>
              </w:rPr>
            </w:pP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RetVal</w:t>
            </w:r>
            <w:proofErr w:type="spellEnd"/>
          </w:p>
        </w:tc>
        <w:tc>
          <w:tcPr>
            <w:tcW w:w="414" w:type="dxa"/>
          </w:tcPr>
          <w:p w14:paraId="1D7355D2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CB007F8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042" w:type="dxa"/>
          </w:tcPr>
          <w:p w14:paraId="382E9527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Возвращаем </w:t>
            </w:r>
          </w:p>
          <w:p w14:paraId="6E1CCDE9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0 - операция выполнена без ошибок ядра</w:t>
            </w:r>
          </w:p>
          <w:p w14:paraId="62144E31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или</w:t>
            </w:r>
          </w:p>
          <w:p w14:paraId="40089307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 xml:space="preserve"> ХХХХХ - код ошибки «ядра», либо пользовательский код ошибки</w:t>
            </w:r>
          </w:p>
        </w:tc>
      </w:tr>
      <w:tr w:rsidR="00406855" w:rsidRPr="00E51672" w14:paraId="36B02818" w14:textId="77777777" w:rsidTr="00781861">
        <w:tc>
          <w:tcPr>
            <w:tcW w:w="1946" w:type="dxa"/>
          </w:tcPr>
          <w:p w14:paraId="49D60005" w14:textId="77777777" w:rsidR="00406855" w:rsidRPr="00E51672" w:rsidRDefault="00406855" w:rsidP="00781861">
            <w:pPr>
              <w:rPr>
                <w:rFonts w:ascii="Times New Roman" w:hAnsi="Times New Roman"/>
                <w:lang w:val="en-US" w:eastAsia="ru-RU"/>
              </w:rPr>
            </w:pPr>
            <w:r w:rsidRPr="00E51672">
              <w:rPr>
                <w:rFonts w:ascii="Times New Roman" w:hAnsi="Times New Roman"/>
                <w:lang w:val="en-US" w:eastAsia="ru-RU"/>
              </w:rPr>
              <w:t>Message</w:t>
            </w:r>
          </w:p>
        </w:tc>
        <w:tc>
          <w:tcPr>
            <w:tcW w:w="414" w:type="dxa"/>
          </w:tcPr>
          <w:p w14:paraId="31CBA0A0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</w:p>
        </w:tc>
        <w:tc>
          <w:tcPr>
            <w:tcW w:w="1291" w:type="dxa"/>
          </w:tcPr>
          <w:p w14:paraId="6BDDE7AC" w14:textId="77777777" w:rsidR="00406855" w:rsidRPr="00E51672" w:rsidRDefault="00406855" w:rsidP="00781861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Выходной</w:t>
            </w:r>
          </w:p>
        </w:tc>
        <w:tc>
          <w:tcPr>
            <w:tcW w:w="6042" w:type="dxa"/>
          </w:tcPr>
          <w:p w14:paraId="520220C6" w14:textId="3353AC68" w:rsidR="00406855" w:rsidRPr="00E51672" w:rsidRDefault="00406855" w:rsidP="00C3442D">
            <w:pPr>
              <w:rPr>
                <w:rFonts w:ascii="Times New Roman" w:hAnsi="Times New Roman"/>
                <w:lang w:eastAsia="ru-RU"/>
              </w:rPr>
            </w:pPr>
            <w:r w:rsidRPr="00E51672">
              <w:rPr>
                <w:rFonts w:ascii="Times New Roman" w:hAnsi="Times New Roman"/>
                <w:lang w:eastAsia="ru-RU"/>
              </w:rPr>
              <w:t>Если ошибка «ядра</w:t>
            </w:r>
            <w:r w:rsidR="00C3442D" w:rsidRPr="00E51672">
              <w:rPr>
                <w:rFonts w:ascii="Times New Roman" w:hAnsi="Times New Roman"/>
                <w:lang w:eastAsia="ru-RU"/>
              </w:rPr>
              <w:t xml:space="preserve">», то текст из </w:t>
            </w:r>
            <w:proofErr w:type="spellStart"/>
            <w:r w:rsidRPr="00E51672">
              <w:rPr>
                <w:rFonts w:ascii="Times New Roman" w:hAnsi="Times New Roman"/>
                <w:lang w:val="en-US" w:eastAsia="ru-RU"/>
              </w:rPr>
              <w:t>tReturnCode</w:t>
            </w:r>
            <w:proofErr w:type="spellEnd"/>
            <w:r w:rsidRPr="00E51672">
              <w:rPr>
                <w:rFonts w:ascii="Times New Roman" w:hAnsi="Times New Roman"/>
                <w:lang w:eastAsia="ru-RU"/>
              </w:rPr>
              <w:t>.</w:t>
            </w:r>
            <w:r w:rsidRPr="00E51672">
              <w:rPr>
                <w:rFonts w:ascii="Times New Roman" w:hAnsi="Times New Roman"/>
                <w:lang w:val="en-US" w:eastAsia="ru-RU"/>
              </w:rPr>
              <w:t>Message</w:t>
            </w:r>
          </w:p>
        </w:tc>
      </w:tr>
    </w:tbl>
    <w:p w14:paraId="477EDB6D" w14:textId="77777777" w:rsidR="00470BC1" w:rsidRPr="00E51672" w:rsidRDefault="00470BC1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7AF319B2" w14:textId="27E018C1" w:rsidR="00470BC1" w:rsidRPr="00E51672" w:rsidRDefault="00470BC1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5B225C02" w14:textId="5030A5E5" w:rsidR="00230CC9" w:rsidRPr="00E51672" w:rsidRDefault="00230CC9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4CD427E6" w14:textId="77777777" w:rsidR="00F41DF1" w:rsidRPr="00E51672" w:rsidRDefault="00F41DF1">
      <w:pPr>
        <w:rPr>
          <w:rFonts w:ascii="Arial" w:hAnsi="Arial" w:cs="Arial"/>
          <w:b/>
          <w:color w:val="FF0000"/>
          <w:sz w:val="20"/>
          <w:szCs w:val="20"/>
          <w:u w:val="single"/>
          <w:lang w:val="en-US" w:eastAsia="ru-RU"/>
        </w:rPr>
      </w:pPr>
      <w:r w:rsidRPr="00E51672">
        <w:rPr>
          <w:rFonts w:ascii="Arial" w:hAnsi="Arial" w:cs="Arial"/>
          <w:b/>
          <w:color w:val="FF0000"/>
          <w:sz w:val="20"/>
          <w:szCs w:val="20"/>
          <w:u w:val="single"/>
          <w:lang w:eastAsia="ru-RU"/>
        </w:rPr>
        <w:t>Брюханов</w:t>
      </w:r>
      <w:r w:rsidRPr="00E51672">
        <w:rPr>
          <w:rFonts w:ascii="Arial" w:hAnsi="Arial" w:cs="Arial"/>
          <w:b/>
          <w:color w:val="FF0000"/>
          <w:sz w:val="20"/>
          <w:szCs w:val="20"/>
          <w:u w:val="single"/>
          <w:lang w:val="en-US" w:eastAsia="ru-RU"/>
        </w:rPr>
        <w:t xml:space="preserve"> </w:t>
      </w:r>
      <w:r w:rsidRPr="00E51672">
        <w:rPr>
          <w:rFonts w:ascii="Arial" w:hAnsi="Arial" w:cs="Arial"/>
          <w:b/>
          <w:color w:val="FF0000"/>
          <w:sz w:val="20"/>
          <w:szCs w:val="20"/>
          <w:u w:val="single"/>
          <w:lang w:eastAsia="ru-RU"/>
        </w:rPr>
        <w:t>В</w:t>
      </w:r>
      <w:r w:rsidRPr="00E51672">
        <w:rPr>
          <w:rFonts w:ascii="Arial" w:hAnsi="Arial" w:cs="Arial"/>
          <w:b/>
          <w:color w:val="FF0000"/>
          <w:sz w:val="20"/>
          <w:szCs w:val="20"/>
          <w:u w:val="single"/>
          <w:lang w:val="en-US" w:eastAsia="ru-RU"/>
        </w:rPr>
        <w:t>. 04.07.2023 12:26</w:t>
      </w:r>
    </w:p>
    <w:p w14:paraId="3E21BF94" w14:textId="77777777" w:rsidR="00F41DF1" w:rsidRPr="00E51672" w:rsidRDefault="00F41DF1" w:rsidP="00F41DF1">
      <w:pPr>
        <w:rPr>
          <w:color w:val="1F497D"/>
          <w:sz w:val="22"/>
          <w:szCs w:val="22"/>
          <w:lang w:val="en-US"/>
        </w:rPr>
      </w:pPr>
      <w:proofErr w:type="spellStart"/>
      <w:proofErr w:type="gramStart"/>
      <w:r w:rsidRPr="00E51672">
        <w:rPr>
          <w:color w:val="1F497D"/>
        </w:rPr>
        <w:t>Вх</w:t>
      </w:r>
      <w:proofErr w:type="spellEnd"/>
      <w:r w:rsidRPr="00E51672">
        <w:rPr>
          <w:color w:val="1F497D"/>
          <w:lang w:val="en-US"/>
        </w:rPr>
        <w:t>.</w:t>
      </w:r>
      <w:r w:rsidRPr="00E51672">
        <w:rPr>
          <w:color w:val="1F497D"/>
        </w:rPr>
        <w:t>параметр</w:t>
      </w:r>
      <w:proofErr w:type="gramEnd"/>
    </w:p>
    <w:p w14:paraId="2FBF66EF" w14:textId="77777777" w:rsidR="00F41DF1" w:rsidRPr="00E51672" w:rsidRDefault="00F41DF1" w:rsidP="00F41DF1">
      <w:pPr>
        <w:ind w:firstLine="708"/>
        <w:rPr>
          <w:color w:val="1F497D"/>
          <w:lang w:val="en-US"/>
        </w:rPr>
      </w:pPr>
      <w:r w:rsidRPr="00E51672">
        <w:rPr>
          <w:color w:val="1F497D"/>
          <w:lang w:val="en-US"/>
        </w:rPr>
        <w:t xml:space="preserve">@BSS_ID             </w:t>
      </w:r>
      <w:proofErr w:type="gramStart"/>
      <w:r w:rsidRPr="00E51672">
        <w:rPr>
          <w:color w:val="1F497D"/>
          <w:lang w:val="en-US"/>
        </w:rPr>
        <w:t>varchar(</w:t>
      </w:r>
      <w:proofErr w:type="gramEnd"/>
      <w:r w:rsidRPr="00E51672">
        <w:rPr>
          <w:color w:val="1F497D"/>
          <w:lang w:val="en-US"/>
        </w:rPr>
        <w:t>100)</w:t>
      </w:r>
    </w:p>
    <w:p w14:paraId="5CDCB451" w14:textId="77777777" w:rsidR="00F41DF1" w:rsidRPr="00E51672" w:rsidRDefault="00F41DF1" w:rsidP="00F41DF1">
      <w:pPr>
        <w:rPr>
          <w:color w:val="1F497D"/>
          <w:lang w:val="en-US"/>
        </w:rPr>
      </w:pPr>
      <w:proofErr w:type="spellStart"/>
      <w:r w:rsidRPr="00E51672">
        <w:rPr>
          <w:color w:val="1F497D"/>
        </w:rPr>
        <w:t>Исх</w:t>
      </w:r>
      <w:proofErr w:type="spellEnd"/>
      <w:r w:rsidRPr="00E51672">
        <w:rPr>
          <w:color w:val="1F497D"/>
          <w:lang w:val="en-US"/>
        </w:rPr>
        <w:t>.</w:t>
      </w:r>
      <w:r w:rsidRPr="00E51672">
        <w:rPr>
          <w:color w:val="1F497D"/>
        </w:rPr>
        <w:t>параметры</w:t>
      </w:r>
    </w:p>
    <w:p w14:paraId="19FE6AEF" w14:textId="77777777" w:rsidR="00F41DF1" w:rsidRPr="00E51672" w:rsidRDefault="00F41DF1" w:rsidP="00F41DF1">
      <w:pPr>
        <w:ind w:left="708"/>
        <w:rPr>
          <w:color w:val="1F497D"/>
          <w:lang w:val="en-US"/>
        </w:rPr>
      </w:pPr>
      <w:r w:rsidRPr="00E51672">
        <w:rPr>
          <w:color w:val="1F497D"/>
          <w:lang w:val="en-US"/>
        </w:rPr>
        <w:t>@</w:t>
      </w:r>
      <w:proofErr w:type="spellStart"/>
      <w:r w:rsidRPr="00E51672">
        <w:rPr>
          <w:color w:val="1F497D"/>
          <w:lang w:val="en-US"/>
        </w:rPr>
        <w:t>InstitutionID</w:t>
      </w:r>
      <w:proofErr w:type="spellEnd"/>
      <w:r w:rsidRPr="00E51672">
        <w:rPr>
          <w:color w:val="1F497D"/>
          <w:lang w:val="en-US"/>
        </w:rPr>
        <w:t xml:space="preserve">                  </w:t>
      </w:r>
      <w:proofErr w:type="gramStart"/>
      <w:r w:rsidRPr="00E51672">
        <w:rPr>
          <w:color w:val="1F497D"/>
          <w:lang w:val="en-US"/>
        </w:rPr>
        <w:t>numeric(</w:t>
      </w:r>
      <w:proofErr w:type="gramEnd"/>
      <w:r w:rsidRPr="00E51672">
        <w:rPr>
          <w:color w:val="1F497D"/>
          <w:lang w:val="en-US"/>
        </w:rPr>
        <w:t>15,0)</w:t>
      </w:r>
    </w:p>
    <w:p w14:paraId="50590EB1" w14:textId="77777777" w:rsidR="00F41DF1" w:rsidRPr="00E51672" w:rsidRDefault="00F41DF1" w:rsidP="00F41DF1">
      <w:pPr>
        <w:ind w:left="708"/>
        <w:rPr>
          <w:color w:val="1F497D"/>
          <w:lang w:val="en-US"/>
        </w:rPr>
      </w:pPr>
      <w:r w:rsidRPr="00E51672">
        <w:rPr>
          <w:color w:val="1F497D"/>
          <w:lang w:val="en-US"/>
        </w:rPr>
        <w:t>@</w:t>
      </w:r>
      <w:proofErr w:type="spellStart"/>
      <w:r w:rsidRPr="00E51672">
        <w:rPr>
          <w:color w:val="1F497D"/>
          <w:lang w:val="en-US"/>
        </w:rPr>
        <w:t>RetVal</w:t>
      </w:r>
      <w:proofErr w:type="spellEnd"/>
      <w:r w:rsidRPr="00E51672">
        <w:rPr>
          <w:color w:val="1F497D"/>
          <w:lang w:val="en-US"/>
        </w:rPr>
        <w:t xml:space="preserve">                              </w:t>
      </w:r>
      <w:proofErr w:type="spellStart"/>
      <w:r w:rsidRPr="00E51672">
        <w:rPr>
          <w:color w:val="1F497D"/>
          <w:lang w:val="en-US"/>
        </w:rPr>
        <w:t>int</w:t>
      </w:r>
      <w:proofErr w:type="spellEnd"/>
    </w:p>
    <w:p w14:paraId="03957B2A" w14:textId="77777777" w:rsidR="00F41DF1" w:rsidRPr="00E51672" w:rsidRDefault="00F41DF1" w:rsidP="00F41DF1">
      <w:pPr>
        <w:ind w:left="708"/>
        <w:rPr>
          <w:color w:val="1F497D"/>
        </w:rPr>
      </w:pPr>
      <w:r w:rsidRPr="00E51672">
        <w:rPr>
          <w:color w:val="1F497D"/>
        </w:rPr>
        <w:t>@</w:t>
      </w:r>
      <w:proofErr w:type="spellStart"/>
      <w:r w:rsidRPr="00E51672">
        <w:rPr>
          <w:color w:val="1F497D"/>
        </w:rPr>
        <w:t>Message</w:t>
      </w:r>
      <w:proofErr w:type="spellEnd"/>
      <w:r w:rsidRPr="00E51672">
        <w:rPr>
          <w:color w:val="1F497D"/>
        </w:rPr>
        <w:t xml:space="preserve">                         </w:t>
      </w:r>
      <w:proofErr w:type="spellStart"/>
      <w:proofErr w:type="gramStart"/>
      <w:r w:rsidRPr="00E51672">
        <w:rPr>
          <w:color w:val="1F497D"/>
        </w:rPr>
        <w:t>varchar</w:t>
      </w:r>
      <w:proofErr w:type="spellEnd"/>
      <w:r w:rsidRPr="00E51672">
        <w:rPr>
          <w:color w:val="1F497D"/>
        </w:rPr>
        <w:t>(</w:t>
      </w:r>
      <w:proofErr w:type="gramEnd"/>
      <w:r w:rsidRPr="00E51672">
        <w:rPr>
          <w:color w:val="1F497D"/>
        </w:rPr>
        <w:t>500)</w:t>
      </w:r>
    </w:p>
    <w:p w14:paraId="18A2AC16" w14:textId="77777777" w:rsidR="00F41DF1" w:rsidRPr="00E51672" w:rsidRDefault="00F41DF1" w:rsidP="00F41DF1">
      <w:pPr>
        <w:ind w:left="708"/>
        <w:rPr>
          <w:color w:val="1F497D"/>
        </w:rPr>
      </w:pPr>
    </w:p>
    <w:p w14:paraId="33B099D1" w14:textId="77777777" w:rsidR="00F41DF1" w:rsidRPr="00E51672" w:rsidRDefault="00F41DF1" w:rsidP="00F41DF1">
      <w:pPr>
        <w:rPr>
          <w:color w:val="1F497D"/>
        </w:rPr>
      </w:pPr>
      <w:r w:rsidRPr="00E51672">
        <w:rPr>
          <w:color w:val="1F497D"/>
        </w:rPr>
        <w:t>Внутри 4 проверки</w:t>
      </w:r>
    </w:p>
    <w:p w14:paraId="1909A7E4" w14:textId="77777777" w:rsidR="00F41DF1" w:rsidRPr="00E51672" w:rsidRDefault="00F41DF1" w:rsidP="00920602">
      <w:pPr>
        <w:pStyle w:val="a5"/>
        <w:numPr>
          <w:ilvl w:val="0"/>
          <w:numId w:val="17"/>
        </w:numPr>
        <w:contextualSpacing w:val="0"/>
        <w:rPr>
          <w:color w:val="1F497D"/>
        </w:rPr>
      </w:pPr>
      <w:r w:rsidRPr="00E51672">
        <w:rPr>
          <w:color w:val="1F497D"/>
        </w:rPr>
        <w:t>Наличие записи с @</w:t>
      </w:r>
      <w:r w:rsidRPr="00E51672">
        <w:rPr>
          <w:color w:val="1F497D"/>
          <w:lang w:val="en-US"/>
        </w:rPr>
        <w:t>BSS</w:t>
      </w:r>
      <w:r w:rsidRPr="00E51672">
        <w:rPr>
          <w:color w:val="1F497D"/>
        </w:rPr>
        <w:t>_</w:t>
      </w:r>
      <w:r w:rsidRPr="00E51672">
        <w:rPr>
          <w:color w:val="1F497D"/>
          <w:lang w:val="en-US"/>
        </w:rPr>
        <w:t>ID</w:t>
      </w:r>
    </w:p>
    <w:p w14:paraId="227A9BD0" w14:textId="77777777" w:rsidR="00F41DF1" w:rsidRPr="00E51672" w:rsidRDefault="00F41DF1" w:rsidP="00920602">
      <w:pPr>
        <w:pStyle w:val="a5"/>
        <w:numPr>
          <w:ilvl w:val="0"/>
          <w:numId w:val="17"/>
        </w:numPr>
        <w:contextualSpacing w:val="0"/>
        <w:rPr>
          <w:color w:val="1F497D"/>
        </w:rPr>
      </w:pPr>
      <w:r w:rsidRPr="00E51672">
        <w:rPr>
          <w:color w:val="1F497D"/>
        </w:rPr>
        <w:t>Наличие записи с @</w:t>
      </w:r>
      <w:r w:rsidRPr="00E51672">
        <w:rPr>
          <w:color w:val="1F497D"/>
          <w:lang w:val="en-US"/>
        </w:rPr>
        <w:t>BSS</w:t>
      </w:r>
      <w:r w:rsidRPr="00E51672">
        <w:rPr>
          <w:color w:val="1F497D"/>
        </w:rPr>
        <w:t>_</w:t>
      </w:r>
      <w:r w:rsidRPr="00E51672">
        <w:rPr>
          <w:color w:val="1F497D"/>
          <w:lang w:val="en-US"/>
        </w:rPr>
        <w:t>ID</w:t>
      </w:r>
      <w:r w:rsidRPr="00E51672">
        <w:rPr>
          <w:color w:val="1F497D"/>
        </w:rPr>
        <w:t xml:space="preserve"> и текущая дата в Диапазоне </w:t>
      </w:r>
      <w:proofErr w:type="gramStart"/>
      <w:r w:rsidRPr="00E51672">
        <w:rPr>
          <w:color w:val="1F497D"/>
        </w:rPr>
        <w:t>« Действует</w:t>
      </w:r>
      <w:proofErr w:type="gramEnd"/>
      <w:r w:rsidRPr="00E51672">
        <w:rPr>
          <w:color w:val="1F497D"/>
        </w:rPr>
        <w:t xml:space="preserve"> с по»</w:t>
      </w:r>
    </w:p>
    <w:p w14:paraId="54B84710" w14:textId="77777777" w:rsidR="00F41DF1" w:rsidRPr="00E51672" w:rsidRDefault="00F41DF1" w:rsidP="00920602">
      <w:pPr>
        <w:pStyle w:val="a5"/>
        <w:numPr>
          <w:ilvl w:val="0"/>
          <w:numId w:val="17"/>
        </w:numPr>
        <w:contextualSpacing w:val="0"/>
        <w:rPr>
          <w:color w:val="1F497D"/>
        </w:rPr>
      </w:pPr>
      <w:r w:rsidRPr="00E51672">
        <w:rPr>
          <w:color w:val="1F497D"/>
        </w:rPr>
        <w:t>Наличие записи с @</w:t>
      </w:r>
      <w:r w:rsidRPr="00E51672">
        <w:rPr>
          <w:color w:val="1F497D"/>
          <w:lang w:val="en-US"/>
        </w:rPr>
        <w:t>BSS</w:t>
      </w:r>
      <w:r w:rsidRPr="00E51672">
        <w:rPr>
          <w:color w:val="1F497D"/>
        </w:rPr>
        <w:t>_</w:t>
      </w:r>
      <w:r w:rsidRPr="00E51672">
        <w:rPr>
          <w:color w:val="1F497D"/>
          <w:lang w:val="en-US"/>
        </w:rPr>
        <w:t>ID</w:t>
      </w:r>
      <w:r w:rsidRPr="00E51672">
        <w:rPr>
          <w:color w:val="1F497D"/>
        </w:rPr>
        <w:t xml:space="preserve"> и текущая дата в Диапазоне </w:t>
      </w:r>
      <w:proofErr w:type="gramStart"/>
      <w:r w:rsidRPr="00E51672">
        <w:rPr>
          <w:color w:val="1F497D"/>
        </w:rPr>
        <w:t>« Действует</w:t>
      </w:r>
      <w:proofErr w:type="gramEnd"/>
      <w:r w:rsidRPr="00E51672">
        <w:rPr>
          <w:color w:val="1F497D"/>
        </w:rPr>
        <w:t xml:space="preserve"> с по» и статус Включено</w:t>
      </w:r>
    </w:p>
    <w:p w14:paraId="3C8B1C1C" w14:textId="77777777" w:rsidR="00F41DF1" w:rsidRPr="00E51672" w:rsidRDefault="00F41DF1" w:rsidP="00920602">
      <w:pPr>
        <w:pStyle w:val="a5"/>
        <w:numPr>
          <w:ilvl w:val="0"/>
          <w:numId w:val="17"/>
        </w:numPr>
        <w:contextualSpacing w:val="0"/>
        <w:rPr>
          <w:color w:val="1F497D"/>
        </w:rPr>
      </w:pPr>
      <w:r w:rsidRPr="00E51672">
        <w:rPr>
          <w:color w:val="1F497D"/>
        </w:rPr>
        <w:t>Наличие записи с @</w:t>
      </w:r>
      <w:r w:rsidRPr="00E51672">
        <w:rPr>
          <w:color w:val="1F497D"/>
          <w:lang w:val="en-US"/>
        </w:rPr>
        <w:t>BSS</w:t>
      </w:r>
      <w:r w:rsidRPr="00E51672">
        <w:rPr>
          <w:color w:val="1F497D"/>
        </w:rPr>
        <w:t>_</w:t>
      </w:r>
      <w:r w:rsidRPr="00E51672">
        <w:rPr>
          <w:color w:val="1F497D"/>
          <w:lang w:val="en-US"/>
        </w:rPr>
        <w:t>ID</w:t>
      </w:r>
      <w:r w:rsidRPr="00E51672">
        <w:rPr>
          <w:color w:val="1F497D"/>
        </w:rPr>
        <w:t xml:space="preserve"> и текущая дата в Диапазоне </w:t>
      </w:r>
      <w:proofErr w:type="gramStart"/>
      <w:r w:rsidRPr="00E51672">
        <w:rPr>
          <w:color w:val="1F497D"/>
        </w:rPr>
        <w:t>« Действует</w:t>
      </w:r>
      <w:proofErr w:type="gramEnd"/>
      <w:r w:rsidRPr="00E51672">
        <w:rPr>
          <w:color w:val="1F497D"/>
        </w:rPr>
        <w:t xml:space="preserve"> с по» и статус Включено и найдена запись в справочнике клиентов.</w:t>
      </w:r>
    </w:p>
    <w:p w14:paraId="3FC23C35" w14:textId="77777777" w:rsidR="00F41DF1" w:rsidRPr="00E51672" w:rsidRDefault="00F41DF1" w:rsidP="00F41DF1">
      <w:pPr>
        <w:rPr>
          <w:color w:val="1F497D"/>
        </w:rPr>
      </w:pPr>
    </w:p>
    <w:p w14:paraId="198C9586" w14:textId="77777777" w:rsidR="00F41DF1" w:rsidRPr="00E51672" w:rsidRDefault="00F41DF1" w:rsidP="00F41DF1">
      <w:pPr>
        <w:rPr>
          <w:color w:val="1F497D"/>
        </w:rPr>
      </w:pPr>
      <w:r w:rsidRPr="00E51672">
        <w:rPr>
          <w:color w:val="1F497D"/>
        </w:rPr>
        <w:t>На каждую проверку «Текст» ошибки одинаковый (если транслируем это куда-то еще), номер ошибки разный, чтобы можно было различать.</w:t>
      </w:r>
    </w:p>
    <w:p w14:paraId="4150E81B" w14:textId="77777777" w:rsidR="00F41DF1" w:rsidRPr="00E51672" w:rsidRDefault="00F41DF1" w:rsidP="00F41DF1">
      <w:pPr>
        <w:rPr>
          <w:color w:val="1F497D"/>
        </w:rPr>
      </w:pPr>
    </w:p>
    <w:p w14:paraId="57E53703" w14:textId="3D46DE13" w:rsidR="00F41DF1" w:rsidRDefault="00F41DF1" w:rsidP="00F41DF1">
      <w:pPr>
        <w:rPr>
          <w:rFonts w:ascii="Consolas" w:hAnsi="Consolas"/>
          <w:color w:val="FF0000"/>
          <w:sz w:val="19"/>
          <w:szCs w:val="19"/>
          <w:lang w:eastAsia="ru-RU"/>
        </w:rPr>
      </w:pPr>
      <w:r w:rsidRPr="00E51672">
        <w:rPr>
          <w:color w:val="1F497D"/>
        </w:rPr>
        <w:t>Пример вызова:</w:t>
      </w:r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</w:t>
      </w:r>
      <w:proofErr w:type="spellStart"/>
      <w:r w:rsidRPr="00E51672">
        <w:rPr>
          <w:rFonts w:ascii="Consolas" w:hAnsi="Consolas"/>
          <w:color w:val="0000FF"/>
          <w:sz w:val="19"/>
          <w:szCs w:val="19"/>
          <w:lang w:eastAsia="ru-RU"/>
        </w:rPr>
        <w:t>exec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eastAsia="ru-RU"/>
        </w:rPr>
        <w:t>igs_FindDigitalRubClientBSS</w:t>
      </w:r>
      <w:proofErr w:type="spellEnd"/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'1003152'</w:t>
      </w:r>
    </w:p>
    <w:p w14:paraId="62C266C0" w14:textId="56ECCA83" w:rsidR="00F9408F" w:rsidRDefault="00F9408F" w:rsidP="00F41DF1">
      <w:pPr>
        <w:rPr>
          <w:rFonts w:ascii="Consolas" w:hAnsi="Consolas"/>
          <w:color w:val="FF0000"/>
          <w:sz w:val="19"/>
          <w:szCs w:val="19"/>
          <w:lang w:eastAsia="ru-RU"/>
        </w:rPr>
      </w:pPr>
    </w:p>
    <w:p w14:paraId="748052B8" w14:textId="77777777" w:rsidR="00F9408F" w:rsidRPr="00E51672" w:rsidRDefault="00F9408F" w:rsidP="00F9408F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0EDDF803" w14:textId="4719B8C2" w:rsidR="00F9408F" w:rsidRPr="00F9408F" w:rsidRDefault="00F9408F" w:rsidP="001C2700">
      <w:pPr>
        <w:pStyle w:val="a5"/>
        <w:numPr>
          <w:ilvl w:val="0"/>
          <w:numId w:val="1"/>
        </w:numPr>
        <w:rPr>
          <w:rFonts w:ascii="Times New Roman" w:hAnsi="Times New Roman"/>
          <w:lang w:eastAsia="ru-RU"/>
        </w:rPr>
      </w:pPr>
      <w:r w:rsidRPr="00F9408F">
        <w:rPr>
          <w:rFonts w:ascii="Arial" w:hAnsi="Arial" w:cs="Arial"/>
          <w:b/>
          <w:u w:val="single"/>
          <w:lang w:eastAsia="ru-RU"/>
        </w:rPr>
        <w:t xml:space="preserve">Процедура получения данных клиента – ЮЛ </w:t>
      </w:r>
    </w:p>
    <w:p w14:paraId="377F5508" w14:textId="77777777" w:rsidR="00F9408F" w:rsidRPr="00F9408F" w:rsidRDefault="00F9408F" w:rsidP="00F9408F">
      <w:pPr>
        <w:pStyle w:val="a5"/>
        <w:ind w:left="708"/>
        <w:rPr>
          <w:rFonts w:ascii="Times New Roman" w:hAnsi="Times New Roman"/>
          <w:lang w:eastAsia="ru-RU"/>
        </w:rPr>
      </w:pPr>
    </w:p>
    <w:p w14:paraId="0EA5FD3B" w14:textId="0FBB7CD5" w:rsidR="00F9408F" w:rsidRPr="00F9408F" w:rsidRDefault="00F9408F" w:rsidP="00F9408F">
      <w:pPr>
        <w:pStyle w:val="a5"/>
        <w:ind w:left="1068"/>
        <w:rPr>
          <w:rFonts w:ascii="Times New Roman" w:hAnsi="Times New Roman"/>
          <w:lang w:eastAsia="ru-RU"/>
        </w:rPr>
      </w:pPr>
      <w:r w:rsidRPr="003C7D55">
        <w:rPr>
          <w:rFonts w:ascii="Times New Roman" w:hAnsi="Times New Roman"/>
          <w:lang w:eastAsia="ru-RU"/>
        </w:rPr>
        <w:t xml:space="preserve">Наименование процедуры </w:t>
      </w:r>
      <w:r>
        <w:rPr>
          <w:rFonts w:ascii="Times New Roman" w:hAnsi="Times New Roman"/>
          <w:lang w:eastAsia="ru-RU"/>
        </w:rPr>
        <w:t xml:space="preserve">№1 </w:t>
      </w:r>
      <w:r w:rsidRPr="003C7D55">
        <w:rPr>
          <w:rFonts w:ascii="Times New Roman" w:hAnsi="Times New Roman"/>
          <w:lang w:eastAsia="ru-RU"/>
        </w:rPr>
        <w:t xml:space="preserve">– </w:t>
      </w:r>
      <w:proofErr w:type="spellStart"/>
      <w:r w:rsidRPr="003C7D55">
        <w:rPr>
          <w:rFonts w:ascii="Times New Roman" w:hAnsi="Times New Roman"/>
          <w:b/>
          <w:lang w:val="en-US" w:eastAsia="ru-RU"/>
        </w:rPr>
        <w:t>ig</w:t>
      </w:r>
      <w:r>
        <w:rPr>
          <w:rFonts w:ascii="Times New Roman" w:hAnsi="Times New Roman"/>
          <w:b/>
          <w:lang w:val="en-US" w:eastAsia="ru-RU"/>
        </w:rPr>
        <w:t>s</w:t>
      </w:r>
      <w:proofErr w:type="spellEnd"/>
      <w:r w:rsidRPr="00F9408F">
        <w:rPr>
          <w:rFonts w:ascii="Times New Roman" w:hAnsi="Times New Roman"/>
          <w:b/>
          <w:lang w:eastAsia="ru-RU"/>
        </w:rPr>
        <w:t>_</w:t>
      </w:r>
      <w:proofErr w:type="spellStart"/>
      <w:r w:rsidRPr="003C7D55">
        <w:rPr>
          <w:rFonts w:ascii="Times New Roman" w:hAnsi="Times New Roman"/>
          <w:b/>
          <w:lang w:val="en-US" w:eastAsia="ru-RU"/>
        </w:rPr>
        <w:t>DigitalRub</w:t>
      </w:r>
      <w:r>
        <w:rPr>
          <w:rFonts w:ascii="Times New Roman" w:hAnsi="Times New Roman"/>
          <w:b/>
          <w:lang w:val="en-US" w:eastAsia="ru-RU"/>
        </w:rPr>
        <w:t>OrgData</w:t>
      </w:r>
      <w:r w:rsidR="005E7DD6">
        <w:rPr>
          <w:rFonts w:ascii="Times New Roman" w:hAnsi="Times New Roman"/>
          <w:b/>
          <w:lang w:val="en-US" w:eastAsia="ru-RU"/>
        </w:rPr>
        <w:t>V</w:t>
      </w:r>
      <w:proofErr w:type="spellEnd"/>
      <w:r w:rsidR="005E7DD6" w:rsidRPr="007344E8">
        <w:rPr>
          <w:rFonts w:ascii="Times New Roman" w:hAnsi="Times New Roman"/>
          <w:b/>
          <w:lang w:eastAsia="ru-RU"/>
        </w:rPr>
        <w:t>3</w:t>
      </w:r>
      <w:r w:rsidRPr="003C7D55">
        <w:rPr>
          <w:rFonts w:ascii="Times New Roman" w:hAnsi="Times New Roman"/>
          <w:lang w:eastAsia="ru-RU"/>
        </w:rPr>
        <w:t xml:space="preserve"> </w:t>
      </w:r>
      <w:r>
        <w:rPr>
          <w:rFonts w:ascii="Times New Roman" w:hAnsi="Times New Roman"/>
          <w:lang w:eastAsia="ru-RU"/>
        </w:rPr>
        <w:t>– воз</w:t>
      </w:r>
      <w:r w:rsidR="008B20CB">
        <w:rPr>
          <w:rFonts w:ascii="Times New Roman" w:hAnsi="Times New Roman"/>
          <w:lang w:eastAsia="ru-RU"/>
        </w:rPr>
        <w:t>в</w:t>
      </w:r>
      <w:r>
        <w:rPr>
          <w:rFonts w:ascii="Times New Roman" w:hAnsi="Times New Roman"/>
          <w:lang w:eastAsia="ru-RU"/>
        </w:rPr>
        <w:t>ращает реквизиты клиента</w:t>
      </w:r>
      <w:r w:rsidRPr="003C7D55">
        <w:rPr>
          <w:rFonts w:ascii="Times New Roman" w:hAnsi="Times New Roman"/>
          <w:lang w:eastAsia="ru-RU"/>
        </w:rPr>
        <w:t>.</w:t>
      </w:r>
      <w:r w:rsidRPr="00F9408F">
        <w:rPr>
          <w:rFonts w:ascii="Times New Roman" w:hAnsi="Times New Roman"/>
          <w:lang w:eastAsia="ru-RU"/>
        </w:rPr>
        <w:t xml:space="preserve"> - </w:t>
      </w:r>
      <w:r>
        <w:rPr>
          <w:rFonts w:ascii="Times New Roman" w:hAnsi="Times New Roman"/>
          <w:lang w:eastAsia="ru-RU"/>
        </w:rPr>
        <w:t>ЮЛ</w:t>
      </w:r>
    </w:p>
    <w:p w14:paraId="23C66FB0" w14:textId="77777777" w:rsidR="00F9408F" w:rsidRPr="00F9408F" w:rsidRDefault="00F9408F" w:rsidP="00F9408F">
      <w:pPr>
        <w:rPr>
          <w:rFonts w:ascii="Times New Roman" w:hAnsi="Times New Roman"/>
          <w:lang w:eastAsia="ru-RU"/>
        </w:rPr>
      </w:pPr>
    </w:p>
    <w:p w14:paraId="0EB7679E" w14:textId="77777777" w:rsidR="00F9408F" w:rsidRDefault="00F9408F" w:rsidP="00F9408F">
      <w:pPr>
        <w:pStyle w:val="a5"/>
        <w:ind w:left="1068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t>В</w:t>
      </w:r>
      <w:r w:rsidRPr="003C7D55">
        <w:rPr>
          <w:rFonts w:ascii="Times New Roman" w:hAnsi="Times New Roman"/>
          <w:lang w:eastAsia="ru-RU"/>
        </w:rPr>
        <w:t xml:space="preserve">озвращать данные в виде </w:t>
      </w:r>
      <w:proofErr w:type="spellStart"/>
      <w:r w:rsidRPr="003C7D55">
        <w:rPr>
          <w:rFonts w:ascii="Times New Roman" w:hAnsi="Times New Roman"/>
          <w:lang w:val="en-US" w:eastAsia="ru-RU"/>
        </w:rPr>
        <w:t>recordset</w:t>
      </w:r>
      <w:proofErr w:type="spellEnd"/>
      <w:r w:rsidRPr="003C7D55">
        <w:rPr>
          <w:rFonts w:ascii="Times New Roman" w:hAnsi="Times New Roman"/>
          <w:lang w:eastAsia="ru-RU"/>
        </w:rPr>
        <w:t>.</w:t>
      </w:r>
    </w:p>
    <w:p w14:paraId="0F4BB9FF" w14:textId="77777777" w:rsidR="00F9408F" w:rsidRDefault="00F9408F" w:rsidP="00F9408F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tbl>
      <w:tblPr>
        <w:tblStyle w:val="a3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273"/>
        <w:gridCol w:w="1696"/>
        <w:gridCol w:w="992"/>
        <w:gridCol w:w="3686"/>
      </w:tblGrid>
      <w:tr w:rsidR="00F9408F" w14:paraId="7B61964E" w14:textId="77777777" w:rsidTr="001C2700">
        <w:trPr>
          <w:cantSplit/>
        </w:trPr>
        <w:tc>
          <w:tcPr>
            <w:tcW w:w="851" w:type="dxa"/>
            <w:shd w:val="clear" w:color="auto" w:fill="C5E0B3" w:themeFill="accent6" w:themeFillTint="66"/>
          </w:tcPr>
          <w:p w14:paraId="672B15F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№№</w:t>
            </w:r>
          </w:p>
        </w:tc>
        <w:tc>
          <w:tcPr>
            <w:tcW w:w="2273" w:type="dxa"/>
            <w:shd w:val="clear" w:color="auto" w:fill="C5E0B3" w:themeFill="accent6" w:themeFillTint="66"/>
          </w:tcPr>
          <w:p w14:paraId="7AF6BCF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Параметр процедуры</w:t>
            </w:r>
          </w:p>
        </w:tc>
        <w:tc>
          <w:tcPr>
            <w:tcW w:w="1696" w:type="dxa"/>
            <w:shd w:val="clear" w:color="auto" w:fill="C5E0B3" w:themeFill="accent6" w:themeFillTint="66"/>
          </w:tcPr>
          <w:p w14:paraId="66BCECF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78DC468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Входной \ выходной</w:t>
            </w:r>
          </w:p>
        </w:tc>
        <w:tc>
          <w:tcPr>
            <w:tcW w:w="3686" w:type="dxa"/>
            <w:shd w:val="clear" w:color="auto" w:fill="C5E0B3" w:themeFill="accent6" w:themeFillTint="66"/>
          </w:tcPr>
          <w:p w14:paraId="35899D3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Комментарии</w:t>
            </w:r>
          </w:p>
        </w:tc>
      </w:tr>
      <w:tr w:rsidR="00F9408F" w:rsidRPr="005A401D" w14:paraId="50FB5176" w14:textId="77777777" w:rsidTr="001C2700">
        <w:trPr>
          <w:cantSplit/>
        </w:trPr>
        <w:tc>
          <w:tcPr>
            <w:tcW w:w="851" w:type="dxa"/>
          </w:tcPr>
          <w:p w14:paraId="69D01F2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73" w:type="dxa"/>
          </w:tcPr>
          <w:p w14:paraId="7048F07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InstitutionID</w:t>
            </w:r>
            <w:proofErr w:type="spellEnd"/>
          </w:p>
        </w:tc>
        <w:tc>
          <w:tcPr>
            <w:tcW w:w="1696" w:type="dxa"/>
          </w:tcPr>
          <w:p w14:paraId="393DED6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DSIDENTIFIER</w:t>
            </w:r>
          </w:p>
        </w:tc>
        <w:tc>
          <w:tcPr>
            <w:tcW w:w="992" w:type="dxa"/>
          </w:tcPr>
          <w:p w14:paraId="17C88EA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Input</w:t>
            </w:r>
          </w:p>
        </w:tc>
        <w:tc>
          <w:tcPr>
            <w:tcW w:w="3686" w:type="dxa"/>
          </w:tcPr>
          <w:p w14:paraId="0415BCD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F9408F" w:rsidRPr="007E286D" w14:paraId="5D436490" w14:textId="77777777" w:rsidTr="001C2700">
        <w:trPr>
          <w:cantSplit/>
        </w:trPr>
        <w:tc>
          <w:tcPr>
            <w:tcW w:w="851" w:type="dxa"/>
          </w:tcPr>
          <w:p w14:paraId="5470FA4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273" w:type="dxa"/>
          </w:tcPr>
          <w:p w14:paraId="0D3E4A8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Name</w:t>
            </w:r>
          </w:p>
        </w:tc>
        <w:tc>
          <w:tcPr>
            <w:tcW w:w="1696" w:type="dxa"/>
          </w:tcPr>
          <w:p w14:paraId="29BE545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text {1,1000}</w:t>
            </w:r>
          </w:p>
        </w:tc>
        <w:tc>
          <w:tcPr>
            <w:tcW w:w="992" w:type="dxa"/>
          </w:tcPr>
          <w:p w14:paraId="05B58C8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0DC0BF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noProof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Полное наименование юридического лица</w:t>
            </w:r>
          </w:p>
          <w:p w14:paraId="34C44ADD" w14:textId="18ADC5D2" w:rsidR="00F9408F" w:rsidRPr="00C806A3" w:rsidRDefault="005A3F4C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Times New Roman" w:eastAsia="Times New Roman" w:hAnsi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AA049FB" wp14:editId="7BA5505A">
                  <wp:extent cx="2193200" cy="580194"/>
                  <wp:effectExtent l="0" t="0" r="0" b="0"/>
                  <wp:docPr id="84" name="Рисунок 84" descr="R:\ИТ-ДР\ЦРТ\Цифровой рубль\ПЦР\Фадеева С\TDC-44\Скрины\Полное наименование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R:\ИТ-ДР\ЦРТ\Цифровой рубль\ПЦР\Фадеева С\TDC-44\Скрины\Полное наименование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6048" cy="588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8E057" w14:textId="358C9CE5" w:rsidR="00F9408F" w:rsidRPr="00C806A3" w:rsidRDefault="00B90E62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П</w:t>
            </w:r>
            <w:r w:rsidR="00F9408F" w:rsidRPr="00C806A3">
              <w:rPr>
                <w:rFonts w:ascii="Arial" w:hAnsi="Arial" w:cs="Arial"/>
                <w:sz w:val="20"/>
                <w:szCs w:val="20"/>
                <w:lang w:eastAsia="ru-RU"/>
              </w:rPr>
              <w:t>ередавать значение поля «Наименование»</w:t>
            </w:r>
          </w:p>
        </w:tc>
      </w:tr>
      <w:tr w:rsidR="00F9408F" w:rsidRPr="007E286D" w14:paraId="6FAD64AA" w14:textId="77777777" w:rsidTr="001C2700">
        <w:trPr>
          <w:cantSplit/>
        </w:trPr>
        <w:tc>
          <w:tcPr>
            <w:tcW w:w="851" w:type="dxa"/>
          </w:tcPr>
          <w:p w14:paraId="7D75C4E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273" w:type="dxa"/>
          </w:tcPr>
          <w:p w14:paraId="2A107F0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ShortName</w:t>
            </w:r>
            <w:proofErr w:type="spellEnd"/>
          </w:p>
        </w:tc>
        <w:tc>
          <w:tcPr>
            <w:tcW w:w="1696" w:type="dxa"/>
          </w:tcPr>
          <w:p w14:paraId="55E7168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text {1,510}</w:t>
            </w:r>
          </w:p>
        </w:tc>
        <w:tc>
          <w:tcPr>
            <w:tcW w:w="992" w:type="dxa"/>
          </w:tcPr>
          <w:p w14:paraId="1D57F5B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527B0C1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Сокращенное наименование ЮЛ</w:t>
            </w:r>
          </w:p>
          <w:p w14:paraId="558B52D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14A0509" wp14:editId="6FB026DF">
                  <wp:extent cx="2203450" cy="538480"/>
                  <wp:effectExtent l="0" t="0" r="635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64B2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Расширение = 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СокрНаим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, передавать значение поля «Наименование»</w:t>
            </w:r>
          </w:p>
        </w:tc>
      </w:tr>
      <w:tr w:rsidR="00F9408F" w:rsidRPr="00FE04D5" w14:paraId="30E27B81" w14:textId="77777777" w:rsidTr="001C2700">
        <w:trPr>
          <w:cantSplit/>
        </w:trPr>
        <w:tc>
          <w:tcPr>
            <w:tcW w:w="851" w:type="dxa"/>
          </w:tcPr>
          <w:p w14:paraId="69FBBDA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273" w:type="dxa"/>
          </w:tcPr>
          <w:p w14:paraId="79A6844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ForeignName</w:t>
            </w:r>
            <w:proofErr w:type="spellEnd"/>
          </w:p>
        </w:tc>
        <w:tc>
          <w:tcPr>
            <w:tcW w:w="1696" w:type="dxa"/>
          </w:tcPr>
          <w:p w14:paraId="042E94B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text {1,1000}</w:t>
            </w:r>
          </w:p>
        </w:tc>
        <w:tc>
          <w:tcPr>
            <w:tcW w:w="992" w:type="dxa"/>
          </w:tcPr>
          <w:p w14:paraId="0A0C8F1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EDA584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Наименование на иностранном языке</w:t>
            </w:r>
          </w:p>
          <w:p w14:paraId="397A278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3D03BD6" wp14:editId="76946046">
                  <wp:extent cx="2203450" cy="538480"/>
                  <wp:effectExtent l="0" t="0" r="635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AA68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Расширение = 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АнглНаимПолн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, передавать значение поля «Наименование»</w:t>
            </w:r>
          </w:p>
        </w:tc>
      </w:tr>
      <w:tr w:rsidR="00F9408F" w:rsidRPr="00505A53" w14:paraId="3AD4281E" w14:textId="77777777" w:rsidTr="001C2700">
        <w:trPr>
          <w:cantSplit/>
        </w:trPr>
        <w:tc>
          <w:tcPr>
            <w:tcW w:w="851" w:type="dxa"/>
          </w:tcPr>
          <w:p w14:paraId="7BA8D92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273" w:type="dxa"/>
          </w:tcPr>
          <w:p w14:paraId="179EBBF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OrganisationCode</w:t>
            </w:r>
            <w:proofErr w:type="spellEnd"/>
          </w:p>
        </w:tc>
        <w:tc>
          <w:tcPr>
            <w:tcW w:w="1696" w:type="dxa"/>
          </w:tcPr>
          <w:p w14:paraId="3F9D47F2" w14:textId="55C99AEE" w:rsidR="00F9408F" w:rsidRPr="00C806A3" w:rsidRDefault="00211B54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eastAsia="ru-RU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{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1</w:t>
            </w: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992" w:type="dxa"/>
          </w:tcPr>
          <w:p w14:paraId="0FDDF39F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50D7D308" w14:textId="6BA03343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>Цифра</w:t>
            </w:r>
            <w:r w:rsidR="0096055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806A3">
              <w:rPr>
                <w:rFonts w:ascii="Arial" w:hAnsi="Arial" w:cs="Arial"/>
                <w:sz w:val="20"/>
                <w:szCs w:val="20"/>
              </w:rPr>
              <w:t>– «Код организации»</w:t>
            </w:r>
          </w:p>
          <w:p w14:paraId="7D37F112" w14:textId="7D49A938" w:rsidR="001C2700" w:rsidRPr="00C806A3" w:rsidRDefault="001C2700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>Для ИП:</w:t>
            </w:r>
          </w:p>
          <w:p w14:paraId="44A5FCC5" w14:textId="536B2CC8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53E4DF9" wp14:editId="32421CB4">
                  <wp:extent cx="2202180" cy="922020"/>
                  <wp:effectExtent l="0" t="0" r="7620" b="0"/>
                  <wp:docPr id="82" name="Рисунок 82" descr="Код сче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 descr="Код счет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6209E" w14:textId="6A6B3D0A" w:rsidR="001C2700" w:rsidRDefault="001C2700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>Для ЮЛ, кроме ИП:</w:t>
            </w:r>
          </w:p>
          <w:p w14:paraId="5E8E0261" w14:textId="1D151E6B" w:rsidR="004A6ED5" w:rsidRPr="00EE3B16" w:rsidRDefault="004A6ED5" w:rsidP="004A6ED5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EE3B16">
              <w:rPr>
                <w:rFonts w:ascii="Arial" w:hAnsi="Arial" w:cs="Arial"/>
                <w:sz w:val="20"/>
                <w:szCs w:val="20"/>
              </w:rPr>
              <w:t xml:space="preserve">Если </w:t>
            </w:r>
            <w:r w:rsidRPr="00EE3B16">
              <w:rPr>
                <w:rFonts w:ascii="Arial" w:hAnsi="Arial" w:cs="Arial"/>
                <w:sz w:val="20"/>
                <w:szCs w:val="20"/>
                <w:lang w:val="en-US" w:eastAsia="ru-RU"/>
              </w:rPr>
              <w:t>Residency</w:t>
            </w:r>
            <w:r w:rsidRPr="00EE3B1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</w:t>
            </w:r>
            <w:r w:rsidRPr="00EE3B16">
              <w:rPr>
                <w:rFonts w:ascii="Arial" w:hAnsi="Arial" w:cs="Arial"/>
                <w:sz w:val="20"/>
                <w:szCs w:val="20"/>
                <w:lang w:val="en-US" w:eastAsia="ru-RU"/>
              </w:rPr>
              <w:t>true</w:t>
            </w:r>
            <w:r w:rsidRPr="00EE3B1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(резидент), передаем «1»</w:t>
            </w:r>
          </w:p>
          <w:p w14:paraId="2EDEF7C6" w14:textId="0F3D30D5" w:rsidR="001C2700" w:rsidRPr="00EE3B16" w:rsidRDefault="004A6ED5" w:rsidP="00804041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EE3B1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</w:t>
            </w:r>
            <w:r w:rsidRPr="00EE3B16">
              <w:rPr>
                <w:rFonts w:ascii="Arial" w:hAnsi="Arial" w:cs="Arial"/>
                <w:sz w:val="20"/>
                <w:szCs w:val="20"/>
                <w:lang w:val="en-US" w:eastAsia="ru-RU"/>
              </w:rPr>
              <w:t>Residency</w:t>
            </w:r>
            <w:r w:rsidRPr="00EE3B1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= </w:t>
            </w:r>
            <w:r w:rsidRPr="00EE3B16">
              <w:rPr>
                <w:rFonts w:ascii="Arial" w:hAnsi="Arial" w:cs="Arial"/>
                <w:sz w:val="20"/>
                <w:szCs w:val="20"/>
                <w:lang w:val="en-US" w:eastAsia="ru-RU"/>
              </w:rPr>
              <w:t>false</w:t>
            </w:r>
            <w:r w:rsidRPr="00EE3B1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(нерезидент), передаем «6»</w:t>
            </w:r>
          </w:p>
        </w:tc>
      </w:tr>
      <w:tr w:rsidR="00F9408F" w:rsidRPr="005A401D" w14:paraId="028DCEBA" w14:textId="77777777" w:rsidTr="001C2700">
        <w:trPr>
          <w:cantSplit/>
        </w:trPr>
        <w:tc>
          <w:tcPr>
            <w:tcW w:w="851" w:type="dxa"/>
          </w:tcPr>
          <w:p w14:paraId="7813E1C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73" w:type="dxa"/>
          </w:tcPr>
          <w:p w14:paraId="2DC9C28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OPF</w:t>
            </w:r>
          </w:p>
        </w:tc>
        <w:tc>
          <w:tcPr>
            <w:tcW w:w="1696" w:type="dxa"/>
          </w:tcPr>
          <w:p w14:paraId="303854B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\d{5}</w:t>
            </w:r>
          </w:p>
        </w:tc>
        <w:tc>
          <w:tcPr>
            <w:tcW w:w="992" w:type="dxa"/>
          </w:tcPr>
          <w:p w14:paraId="7C17AA20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2E69B2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Организационно-правовая форма в соответствии с ОКОПФ</w:t>
            </w:r>
          </w:p>
          <w:p w14:paraId="53DB78B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D53F7AA" wp14:editId="0950F92C">
                  <wp:extent cx="2202180" cy="891540"/>
                  <wp:effectExtent l="0" t="0" r="7620" b="3810"/>
                  <wp:docPr id="81" name="Рисунок 81" descr="ОКОП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 descr="ОКОП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3ECB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Тип кода = ОКОПФ, передавать значение поля «Код»</w:t>
            </w:r>
          </w:p>
        </w:tc>
      </w:tr>
      <w:tr w:rsidR="00F9408F" w:rsidRPr="005A401D" w14:paraId="13BE759B" w14:textId="77777777" w:rsidTr="001C2700">
        <w:trPr>
          <w:cantSplit/>
        </w:trPr>
        <w:tc>
          <w:tcPr>
            <w:tcW w:w="851" w:type="dxa"/>
          </w:tcPr>
          <w:p w14:paraId="154074A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7</w:t>
            </w:r>
          </w:p>
        </w:tc>
        <w:tc>
          <w:tcPr>
            <w:tcW w:w="2273" w:type="dxa"/>
          </w:tcPr>
          <w:p w14:paraId="64C84EF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INN</w:t>
            </w:r>
          </w:p>
        </w:tc>
        <w:tc>
          <w:tcPr>
            <w:tcW w:w="1696" w:type="dxa"/>
          </w:tcPr>
          <w:p w14:paraId="738B175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>\d{10}</w:t>
            </w:r>
          </w:p>
        </w:tc>
        <w:tc>
          <w:tcPr>
            <w:tcW w:w="992" w:type="dxa"/>
          </w:tcPr>
          <w:p w14:paraId="3A0BB09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6D81484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ИНН юридического лица</w:t>
            </w: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273BA3F" wp14:editId="2CBCAB46">
                  <wp:extent cx="1874520" cy="541020"/>
                  <wp:effectExtent l="0" t="0" r="0" b="0"/>
                  <wp:docPr id="80" name="Рисунок 80" descr="ИН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 descr="ИН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5A401D" w14:paraId="070637E0" w14:textId="77777777" w:rsidTr="001C2700">
        <w:trPr>
          <w:cantSplit/>
          <w:trHeight w:val="70"/>
        </w:trPr>
        <w:tc>
          <w:tcPr>
            <w:tcW w:w="851" w:type="dxa"/>
          </w:tcPr>
          <w:p w14:paraId="0CB27C9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2273" w:type="dxa"/>
          </w:tcPr>
          <w:p w14:paraId="3661CEE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KPP</w:t>
            </w:r>
          </w:p>
        </w:tc>
        <w:tc>
          <w:tcPr>
            <w:tcW w:w="1696" w:type="dxa"/>
          </w:tcPr>
          <w:p w14:paraId="614B0992" w14:textId="4B6A026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="00211B54" w:rsidRPr="00C806A3">
              <w:rPr>
                <w:rFonts w:ascii="Arial" w:hAnsi="Arial" w:cs="Arial"/>
                <w:sz w:val="20"/>
                <w:szCs w:val="20"/>
              </w:rPr>
              <w:t>\d</w:t>
            </w:r>
            <w:r w:rsidRPr="00C806A3">
              <w:rPr>
                <w:rFonts w:ascii="Arial" w:hAnsi="Arial" w:cs="Arial"/>
                <w:sz w:val="20"/>
                <w:szCs w:val="20"/>
              </w:rPr>
              <w:t>{9}</w:t>
            </w:r>
          </w:p>
        </w:tc>
        <w:tc>
          <w:tcPr>
            <w:tcW w:w="992" w:type="dxa"/>
          </w:tcPr>
          <w:p w14:paraId="16BB12D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1CE6BB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 xml:space="preserve">КПП </w:t>
            </w: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юридического лица</w:t>
            </w: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D037299" wp14:editId="68504413">
                  <wp:extent cx="2202180" cy="1310640"/>
                  <wp:effectExtent l="0" t="0" r="7620" b="3810"/>
                  <wp:docPr id="79" name="Рисунок 79" descr="КП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 descr="КП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37DA0DAC" w14:textId="77777777" w:rsidTr="001C2700">
        <w:trPr>
          <w:cantSplit/>
          <w:trHeight w:val="70"/>
        </w:trPr>
        <w:tc>
          <w:tcPr>
            <w:tcW w:w="851" w:type="dxa"/>
          </w:tcPr>
          <w:p w14:paraId="149A464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9</w:t>
            </w:r>
          </w:p>
        </w:tc>
        <w:tc>
          <w:tcPr>
            <w:tcW w:w="2273" w:type="dxa"/>
          </w:tcPr>
          <w:p w14:paraId="7D8794B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OGRN</w:t>
            </w:r>
          </w:p>
        </w:tc>
        <w:tc>
          <w:tcPr>
            <w:tcW w:w="1696" w:type="dxa"/>
          </w:tcPr>
          <w:p w14:paraId="556233A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text\d{13}</w:t>
            </w:r>
          </w:p>
        </w:tc>
        <w:tc>
          <w:tcPr>
            <w:tcW w:w="992" w:type="dxa"/>
          </w:tcPr>
          <w:p w14:paraId="3363BC5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43E5F4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ОГРН, если тип кода = ОГРН, то передаем значение поля «Код»</w:t>
            </w: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508DB4" wp14:editId="2F591572">
                  <wp:extent cx="2103120" cy="853440"/>
                  <wp:effectExtent l="0" t="0" r="0" b="3810"/>
                  <wp:docPr id="78" name="Рисунок 78" descr="ОГР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 descr="ОГР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54E552F1" w14:textId="77777777" w:rsidTr="001C2700">
        <w:trPr>
          <w:cantSplit/>
          <w:trHeight w:val="70"/>
        </w:trPr>
        <w:tc>
          <w:tcPr>
            <w:tcW w:w="851" w:type="dxa"/>
          </w:tcPr>
          <w:p w14:paraId="434B420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10</w:t>
            </w:r>
          </w:p>
        </w:tc>
        <w:tc>
          <w:tcPr>
            <w:tcW w:w="2273" w:type="dxa"/>
          </w:tcPr>
          <w:p w14:paraId="39309F0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OKPO</w:t>
            </w:r>
          </w:p>
        </w:tc>
        <w:tc>
          <w:tcPr>
            <w:tcW w:w="1696" w:type="dxa"/>
          </w:tcPr>
          <w:p w14:paraId="1952520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text\d{8}</w:t>
            </w:r>
          </w:p>
        </w:tc>
        <w:tc>
          <w:tcPr>
            <w:tcW w:w="992" w:type="dxa"/>
          </w:tcPr>
          <w:p w14:paraId="0622632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5A8BCDD" w14:textId="0F0775A7" w:rsidR="00F9408F" w:rsidRPr="006E08CC" w:rsidRDefault="00587219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E08CC">
              <w:rPr>
                <w:rFonts w:ascii="Arial" w:hAnsi="Arial" w:cs="Arial"/>
                <w:sz w:val="20"/>
                <w:szCs w:val="20"/>
                <w:lang w:eastAsia="ru-RU"/>
              </w:rPr>
              <w:t xml:space="preserve">Тип кода = </w:t>
            </w:r>
            <w:r w:rsidR="00F9408F" w:rsidRPr="006E08CC">
              <w:rPr>
                <w:rFonts w:ascii="Arial" w:hAnsi="Arial" w:cs="Arial"/>
                <w:sz w:val="20"/>
                <w:szCs w:val="20"/>
                <w:lang w:eastAsia="ru-RU"/>
              </w:rPr>
              <w:t>ОКПО</w:t>
            </w:r>
            <w:r w:rsidRPr="006E08CC">
              <w:rPr>
                <w:rFonts w:ascii="Arial" w:hAnsi="Arial" w:cs="Arial"/>
                <w:sz w:val="20"/>
                <w:szCs w:val="20"/>
                <w:lang w:eastAsia="ru-RU"/>
              </w:rPr>
              <w:t xml:space="preserve">, передаем </w:t>
            </w:r>
            <w:proofErr w:type="spellStart"/>
            <w:r w:rsidRPr="006E08CC">
              <w:rPr>
                <w:rFonts w:ascii="Arial" w:hAnsi="Arial" w:cs="Arial"/>
                <w:sz w:val="20"/>
                <w:szCs w:val="20"/>
                <w:lang w:eastAsia="ru-RU"/>
              </w:rPr>
              <w:t>значеннние</w:t>
            </w:r>
            <w:proofErr w:type="spellEnd"/>
            <w:r w:rsidRPr="006E08CC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поля «Код»</w:t>
            </w:r>
          </w:p>
          <w:p w14:paraId="7042FCB3" w14:textId="4FF211A5" w:rsidR="00587219" w:rsidRPr="00C806A3" w:rsidRDefault="005B6687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8AFE096">
                <v:shape id="_x0000_i1173" type="#_x0000_t75" style="width:173.5pt;height:119.5pt">
                  <v:imagedata r:id="rId103" o:title="ОКПО2"/>
                </v:shape>
              </w:pict>
            </w:r>
          </w:p>
        </w:tc>
      </w:tr>
      <w:tr w:rsidR="00F9408F" w:rsidRPr="00141063" w14:paraId="1BEFD9C0" w14:textId="77777777" w:rsidTr="001C2700">
        <w:trPr>
          <w:cantSplit/>
          <w:trHeight w:val="70"/>
        </w:trPr>
        <w:tc>
          <w:tcPr>
            <w:tcW w:w="851" w:type="dxa"/>
          </w:tcPr>
          <w:p w14:paraId="7CABC16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11</w:t>
            </w:r>
          </w:p>
        </w:tc>
        <w:tc>
          <w:tcPr>
            <w:tcW w:w="2273" w:type="dxa"/>
          </w:tcPr>
          <w:p w14:paraId="6426EB0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RegDate</w:t>
            </w:r>
            <w:proofErr w:type="spellEnd"/>
          </w:p>
        </w:tc>
        <w:tc>
          <w:tcPr>
            <w:tcW w:w="1696" w:type="dxa"/>
          </w:tcPr>
          <w:p w14:paraId="4412388A" w14:textId="483DBBBB" w:rsidR="00F9408F" w:rsidRPr="00A75C8A" w:rsidRDefault="0011009C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992" w:type="dxa"/>
          </w:tcPr>
          <w:p w14:paraId="0A0FE24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E69411F" w14:textId="77777777" w:rsidR="00F9408F" w:rsidRPr="006E08CC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E08CC">
              <w:rPr>
                <w:rFonts w:ascii="Arial" w:hAnsi="Arial" w:cs="Arial"/>
                <w:sz w:val="20"/>
                <w:szCs w:val="20"/>
                <w:lang w:eastAsia="ru-RU"/>
              </w:rPr>
              <w:t>Дата государственной регистрации</w:t>
            </w:r>
          </w:p>
          <w:p w14:paraId="46F40EFD" w14:textId="3101D7F3" w:rsidR="00F9408F" w:rsidRPr="00C806A3" w:rsidRDefault="005B6687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1F8DB29B">
                <v:shape id="_x0000_i1174" type="#_x0000_t75" style="width:173pt;height:172.5pt">
                  <v:imagedata r:id="rId104" o:title="Дата регистрации2"/>
                </v:shape>
              </w:pict>
            </w:r>
          </w:p>
        </w:tc>
      </w:tr>
      <w:tr w:rsidR="00F9408F" w:rsidRPr="00141063" w14:paraId="48CF4A28" w14:textId="77777777" w:rsidTr="001C2700">
        <w:trPr>
          <w:cantSplit/>
          <w:trHeight w:val="70"/>
        </w:trPr>
        <w:tc>
          <w:tcPr>
            <w:tcW w:w="851" w:type="dxa"/>
          </w:tcPr>
          <w:p w14:paraId="5B816C6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273" w:type="dxa"/>
          </w:tcPr>
          <w:p w14:paraId="0F2944A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OrganisationAddressPostCode</w:t>
            </w:r>
            <w:proofErr w:type="spellEnd"/>
          </w:p>
        </w:tc>
        <w:tc>
          <w:tcPr>
            <w:tcW w:w="1696" w:type="dxa"/>
          </w:tcPr>
          <w:p w14:paraId="3D3A7C5A" w14:textId="4125AF41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="00211B54" w:rsidRPr="00C806A3">
              <w:rPr>
                <w:rFonts w:ascii="Arial" w:hAnsi="Arial" w:cs="Arial"/>
                <w:sz w:val="20"/>
                <w:szCs w:val="20"/>
              </w:rPr>
              <w:t>\d</w:t>
            </w:r>
            <w:r w:rsidRPr="00C806A3">
              <w:rPr>
                <w:rFonts w:ascii="Arial" w:hAnsi="Arial" w:cs="Arial"/>
                <w:sz w:val="20"/>
                <w:szCs w:val="20"/>
              </w:rPr>
              <w:t>{6}</w:t>
            </w:r>
          </w:p>
        </w:tc>
        <w:tc>
          <w:tcPr>
            <w:tcW w:w="992" w:type="dxa"/>
          </w:tcPr>
          <w:p w14:paraId="07C1547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ED18BC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Почтовый индекс (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- Тип адреса = Юридический, п. 12-22)</w:t>
            </w:r>
          </w:p>
          <w:p w14:paraId="67EB4BF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03C11F" wp14:editId="27147D15">
                  <wp:extent cx="2065020" cy="731520"/>
                  <wp:effectExtent l="0" t="0" r="0" b="0"/>
                  <wp:docPr id="75" name="Рисунок 75" descr="Инде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Инде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421F6306" w14:textId="77777777" w:rsidTr="001C2700">
        <w:trPr>
          <w:cantSplit/>
          <w:trHeight w:val="70"/>
        </w:trPr>
        <w:tc>
          <w:tcPr>
            <w:tcW w:w="851" w:type="dxa"/>
          </w:tcPr>
          <w:p w14:paraId="535CB62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13</w:t>
            </w:r>
          </w:p>
        </w:tc>
        <w:tc>
          <w:tcPr>
            <w:tcW w:w="2273" w:type="dxa"/>
          </w:tcPr>
          <w:p w14:paraId="26C5A76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OrganisationAddressCountryCode</w:t>
            </w:r>
            <w:proofErr w:type="spellEnd"/>
          </w:p>
        </w:tc>
        <w:tc>
          <w:tcPr>
            <w:tcW w:w="1696" w:type="dxa"/>
          </w:tcPr>
          <w:p w14:paraId="07B4DA97" w14:textId="01FE8F27" w:rsidR="00F9408F" w:rsidRPr="00C806A3" w:rsidRDefault="00F9408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text</w:t>
            </w:r>
            <w:r w:rsidR="00211B54" w:rsidRPr="00C806A3">
              <w:rPr>
                <w:rFonts w:ascii="Arial" w:hAnsi="Arial" w:cs="Arial"/>
                <w:sz w:val="20"/>
                <w:szCs w:val="20"/>
              </w:rPr>
              <w:t>\d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{3}</w:t>
            </w:r>
          </w:p>
        </w:tc>
        <w:tc>
          <w:tcPr>
            <w:tcW w:w="992" w:type="dxa"/>
          </w:tcPr>
          <w:p w14:paraId="40328C1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6E35929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Код страны по ОКСМ, </w:t>
            </w:r>
            <w:proofErr w:type="gram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например</w:t>
            </w:r>
            <w:proofErr w:type="gram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Россия = 643</w:t>
            </w:r>
          </w:p>
          <w:p w14:paraId="1845A03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0F58A8" wp14:editId="5FC9108D">
                  <wp:extent cx="2095500" cy="1005840"/>
                  <wp:effectExtent l="0" t="0" r="0" b="3810"/>
                  <wp:docPr id="74" name="Рисунок 74" descr="Код стран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 descr="Код стран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38396519" w14:textId="77777777" w:rsidTr="001C2700">
        <w:trPr>
          <w:cantSplit/>
          <w:trHeight w:val="70"/>
        </w:trPr>
        <w:tc>
          <w:tcPr>
            <w:tcW w:w="851" w:type="dxa"/>
          </w:tcPr>
          <w:p w14:paraId="4926B43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273" w:type="dxa"/>
          </w:tcPr>
          <w:p w14:paraId="6CDDB14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OrganisationAddressCountrySubDivisionCode</w:t>
            </w:r>
            <w:proofErr w:type="spellEnd"/>
          </w:p>
        </w:tc>
        <w:tc>
          <w:tcPr>
            <w:tcW w:w="1696" w:type="dxa"/>
          </w:tcPr>
          <w:p w14:paraId="0FE6A2D9" w14:textId="36D04617" w:rsidR="00F9408F" w:rsidRPr="00C806A3" w:rsidRDefault="00F9408F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="00211B54" w:rsidRPr="00C806A3">
              <w:rPr>
                <w:rFonts w:ascii="Arial" w:hAnsi="Arial" w:cs="Arial"/>
                <w:sz w:val="20"/>
                <w:szCs w:val="20"/>
              </w:rPr>
              <w:t>\d</w:t>
            </w:r>
            <w:r w:rsidRPr="00C806A3">
              <w:rPr>
                <w:rFonts w:ascii="Arial" w:hAnsi="Arial" w:cs="Arial"/>
                <w:sz w:val="20"/>
                <w:szCs w:val="20"/>
              </w:rPr>
              <w:t>{2}</w:t>
            </w:r>
          </w:p>
        </w:tc>
        <w:tc>
          <w:tcPr>
            <w:tcW w:w="992" w:type="dxa"/>
          </w:tcPr>
          <w:p w14:paraId="1E021F3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52739C2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Код субъекта РФ по ОКАТО, например, Московская область = 50</w:t>
            </w:r>
          </w:p>
        </w:tc>
      </w:tr>
      <w:tr w:rsidR="00F9408F" w:rsidRPr="00141063" w14:paraId="43528F05" w14:textId="77777777" w:rsidTr="001C2700">
        <w:trPr>
          <w:cantSplit/>
          <w:trHeight w:val="70"/>
        </w:trPr>
        <w:tc>
          <w:tcPr>
            <w:tcW w:w="851" w:type="dxa"/>
          </w:tcPr>
          <w:p w14:paraId="0CE8320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273" w:type="dxa"/>
          </w:tcPr>
          <w:p w14:paraId="42D3BDA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OrganisationAddressDistrict</w:t>
            </w:r>
            <w:proofErr w:type="spellEnd"/>
          </w:p>
        </w:tc>
        <w:tc>
          <w:tcPr>
            <w:tcW w:w="1696" w:type="dxa"/>
          </w:tcPr>
          <w:p w14:paraId="501FE00C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71E31C8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0CA3DA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Район</w:t>
            </w:r>
          </w:p>
          <w:p w14:paraId="59AC555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F8CE42A" wp14:editId="1B19EB2A">
                  <wp:extent cx="2189515" cy="853440"/>
                  <wp:effectExtent l="0" t="0" r="1270" b="3810"/>
                  <wp:docPr id="43" name="Рисунок 43" descr="C:\Users\FadeevaSS\AppData\Local\Microsoft\Windows\INetCache\Content.Word\Рай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C:\Users\FadeevaSS\AppData\Local\Microsoft\Windows\INetCache\Content.Word\Район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8" cy="8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59FD2AC9" w14:textId="77777777" w:rsidTr="001C2700">
        <w:trPr>
          <w:cantSplit/>
          <w:trHeight w:val="70"/>
        </w:trPr>
        <w:tc>
          <w:tcPr>
            <w:tcW w:w="851" w:type="dxa"/>
          </w:tcPr>
          <w:p w14:paraId="5145974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2273" w:type="dxa"/>
          </w:tcPr>
          <w:p w14:paraId="75CA085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OrganisationAddressTown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96" w:type="dxa"/>
          </w:tcPr>
          <w:p w14:paraId="62AEC141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6538B7B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BEE121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Город</w:t>
            </w:r>
          </w:p>
          <w:p w14:paraId="073A132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C5F5DCF" wp14:editId="019EA6D8">
                  <wp:extent cx="2209800" cy="822960"/>
                  <wp:effectExtent l="0" t="0" r="0" b="0"/>
                  <wp:docPr id="73" name="Рисунок 73" descr="Гор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 descr="Гор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01E2B6B0" w14:textId="77777777" w:rsidTr="001C2700">
        <w:trPr>
          <w:cantSplit/>
          <w:trHeight w:val="70"/>
        </w:trPr>
        <w:tc>
          <w:tcPr>
            <w:tcW w:w="851" w:type="dxa"/>
          </w:tcPr>
          <w:p w14:paraId="605F51A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273" w:type="dxa"/>
          </w:tcPr>
          <w:p w14:paraId="43CBB44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OrganisationAddressTown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96" w:type="dxa"/>
          </w:tcPr>
          <w:p w14:paraId="78CFEE5E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5BF87F8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6741A07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>Населенный пункт</w:t>
            </w:r>
          </w:p>
          <w:p w14:paraId="5BB6763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735B60" wp14:editId="6A854079">
                  <wp:extent cx="2560320" cy="998220"/>
                  <wp:effectExtent l="0" t="0" r="0" b="0"/>
                  <wp:docPr id="72" name="Рисунок 72" descr="Населенный пунк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Населенный пунк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75206C2F" w14:textId="77777777" w:rsidTr="001C2700">
        <w:trPr>
          <w:cantSplit/>
          <w:trHeight w:val="70"/>
        </w:trPr>
        <w:tc>
          <w:tcPr>
            <w:tcW w:w="851" w:type="dxa"/>
          </w:tcPr>
          <w:p w14:paraId="71873E1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273" w:type="dxa"/>
          </w:tcPr>
          <w:p w14:paraId="6C654B5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OrganisationAddressStreet</w:t>
            </w:r>
            <w:proofErr w:type="spellEnd"/>
          </w:p>
        </w:tc>
        <w:tc>
          <w:tcPr>
            <w:tcW w:w="1696" w:type="dxa"/>
          </w:tcPr>
          <w:p w14:paraId="050799A1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0F9D6D5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57755E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Улица</w:t>
            </w:r>
          </w:p>
          <w:p w14:paraId="6E274F7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5075C05" wp14:editId="5661DB2C">
                  <wp:extent cx="1767840" cy="1432560"/>
                  <wp:effectExtent l="0" t="0" r="3810" b="0"/>
                  <wp:docPr id="71" name="Рисунок 71" descr="Улиц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 descr="Улиц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39509216" w14:textId="77777777" w:rsidTr="001C2700">
        <w:trPr>
          <w:cantSplit/>
          <w:trHeight w:val="70"/>
        </w:trPr>
        <w:tc>
          <w:tcPr>
            <w:tcW w:w="851" w:type="dxa"/>
          </w:tcPr>
          <w:p w14:paraId="77E32CE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2273" w:type="dxa"/>
          </w:tcPr>
          <w:p w14:paraId="613E6E1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OrganisationAddressBuilding</w:t>
            </w:r>
            <w:proofErr w:type="spellEnd"/>
          </w:p>
        </w:tc>
        <w:tc>
          <w:tcPr>
            <w:tcW w:w="1696" w:type="dxa"/>
          </w:tcPr>
          <w:p w14:paraId="3311350E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C806A3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992" w:type="dxa"/>
          </w:tcPr>
          <w:p w14:paraId="362D1A6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7B59A8D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Дом</w:t>
            </w:r>
          </w:p>
          <w:p w14:paraId="39B03E3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321F909" wp14:editId="495B7DC6">
                  <wp:extent cx="2042160" cy="1653540"/>
                  <wp:effectExtent l="0" t="0" r="0" b="3810"/>
                  <wp:docPr id="70" name="Рисунок 70" descr="До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 descr="До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05C9FF07" w14:textId="77777777" w:rsidTr="001C2700">
        <w:trPr>
          <w:cantSplit/>
          <w:trHeight w:val="70"/>
        </w:trPr>
        <w:tc>
          <w:tcPr>
            <w:tcW w:w="851" w:type="dxa"/>
          </w:tcPr>
          <w:p w14:paraId="63012D5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20</w:t>
            </w:r>
          </w:p>
        </w:tc>
        <w:tc>
          <w:tcPr>
            <w:tcW w:w="2273" w:type="dxa"/>
          </w:tcPr>
          <w:p w14:paraId="3F35F452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OrganisationAddressHousing</w:t>
            </w:r>
            <w:proofErr w:type="spellEnd"/>
          </w:p>
        </w:tc>
        <w:tc>
          <w:tcPr>
            <w:tcW w:w="1696" w:type="dxa"/>
          </w:tcPr>
          <w:p w14:paraId="13EAB5B9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992" w:type="dxa"/>
          </w:tcPr>
          <w:p w14:paraId="2E4A3C1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70EF4B6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Корпус</w:t>
            </w:r>
          </w:p>
          <w:p w14:paraId="272D094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5F4F4EA" wp14:editId="316499A3">
                  <wp:extent cx="2057400" cy="1653540"/>
                  <wp:effectExtent l="0" t="0" r="0" b="3810"/>
                  <wp:docPr id="69" name="Рисунок 69" descr="Корпу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 descr="Корпу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1B2DFC9C" w14:textId="77777777" w:rsidTr="001C2700">
        <w:trPr>
          <w:cantSplit/>
          <w:trHeight w:val="70"/>
        </w:trPr>
        <w:tc>
          <w:tcPr>
            <w:tcW w:w="851" w:type="dxa"/>
          </w:tcPr>
          <w:p w14:paraId="31496A4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2273" w:type="dxa"/>
          </w:tcPr>
          <w:p w14:paraId="687F5BF1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OrganisationAddressRoom</w:t>
            </w:r>
            <w:proofErr w:type="spellEnd"/>
          </w:p>
        </w:tc>
        <w:tc>
          <w:tcPr>
            <w:tcW w:w="1696" w:type="dxa"/>
          </w:tcPr>
          <w:p w14:paraId="78F71C31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C806A3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992" w:type="dxa"/>
          </w:tcPr>
          <w:p w14:paraId="3B01765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226C3A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Квартира</w:t>
            </w:r>
          </w:p>
          <w:p w14:paraId="642C866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66D9E1" wp14:editId="33C17A82">
                  <wp:extent cx="2217420" cy="914400"/>
                  <wp:effectExtent l="0" t="0" r="0" b="0"/>
                  <wp:docPr id="68" name="Рисунок 68" descr="Квартир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 descr="Квартир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5D87A758" w14:textId="77777777" w:rsidTr="001C2700">
        <w:trPr>
          <w:cantSplit/>
          <w:trHeight w:val="70"/>
        </w:trPr>
        <w:tc>
          <w:tcPr>
            <w:tcW w:w="851" w:type="dxa"/>
          </w:tcPr>
          <w:p w14:paraId="4E40AD8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2273" w:type="dxa"/>
          </w:tcPr>
          <w:p w14:paraId="224F2C54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OrganisationAddressAddressLine</w:t>
            </w:r>
            <w:proofErr w:type="spellEnd"/>
          </w:p>
        </w:tc>
        <w:tc>
          <w:tcPr>
            <w:tcW w:w="1696" w:type="dxa"/>
          </w:tcPr>
          <w:p w14:paraId="52646323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{1,500}</w:t>
            </w:r>
          </w:p>
        </w:tc>
        <w:tc>
          <w:tcPr>
            <w:tcW w:w="992" w:type="dxa"/>
          </w:tcPr>
          <w:p w14:paraId="703C20A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DBCEEC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Адрес, представленный строкой</w:t>
            </w:r>
          </w:p>
          <w:p w14:paraId="6420E89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085AB1D" wp14:editId="430241DD">
                  <wp:extent cx="2202180" cy="678180"/>
                  <wp:effectExtent l="0" t="0" r="7620" b="7620"/>
                  <wp:docPr id="67" name="Рисунок 67" descr="Адрес строкой_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 descr="Адрес строкой_регистраци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7F3F8394" w14:textId="77777777" w:rsidTr="001C2700">
        <w:trPr>
          <w:cantSplit/>
          <w:trHeight w:val="70"/>
        </w:trPr>
        <w:tc>
          <w:tcPr>
            <w:tcW w:w="851" w:type="dxa"/>
          </w:tcPr>
          <w:p w14:paraId="382BC78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2273" w:type="dxa"/>
          </w:tcPr>
          <w:p w14:paraId="0292DA8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LocationAddressPostCode</w:t>
            </w:r>
            <w:proofErr w:type="spellEnd"/>
          </w:p>
        </w:tc>
        <w:tc>
          <w:tcPr>
            <w:tcW w:w="1696" w:type="dxa"/>
          </w:tcPr>
          <w:p w14:paraId="56D6BF11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[0-9]{6}</w:t>
            </w:r>
          </w:p>
        </w:tc>
        <w:tc>
          <w:tcPr>
            <w:tcW w:w="992" w:type="dxa"/>
          </w:tcPr>
          <w:p w14:paraId="076CCE5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74349DF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Почтовый индекс (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–  Тип адреса = 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МестоГосРегистрации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, п. 23-33)</w:t>
            </w:r>
          </w:p>
          <w:p w14:paraId="219C2B8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A59C51" wp14:editId="146AB1E2">
                  <wp:extent cx="2065020" cy="731520"/>
                  <wp:effectExtent l="0" t="0" r="0" b="0"/>
                  <wp:docPr id="66" name="Рисунок 66" descr="Инде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 descr="Инде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1D20A19A" w14:textId="77777777" w:rsidTr="001C2700">
        <w:trPr>
          <w:cantSplit/>
          <w:trHeight w:val="70"/>
        </w:trPr>
        <w:tc>
          <w:tcPr>
            <w:tcW w:w="851" w:type="dxa"/>
          </w:tcPr>
          <w:p w14:paraId="42A7D04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2273" w:type="dxa"/>
          </w:tcPr>
          <w:p w14:paraId="3AEE3C6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LocationAddressCountryCode</w:t>
            </w:r>
            <w:proofErr w:type="spellEnd"/>
          </w:p>
        </w:tc>
        <w:tc>
          <w:tcPr>
            <w:tcW w:w="1696" w:type="dxa"/>
          </w:tcPr>
          <w:p w14:paraId="608F80D3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C806A3">
              <w:rPr>
                <w:rFonts w:ascii="Arial" w:hAnsi="Arial" w:cs="Arial"/>
                <w:sz w:val="20"/>
                <w:szCs w:val="20"/>
              </w:rPr>
              <w:t xml:space="preserve"> [0-9]{3}</w:t>
            </w:r>
          </w:p>
        </w:tc>
        <w:tc>
          <w:tcPr>
            <w:tcW w:w="992" w:type="dxa"/>
          </w:tcPr>
          <w:p w14:paraId="7C4DF6D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56038E4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Код страны по ОКСМ, </w:t>
            </w:r>
            <w:proofErr w:type="gram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например</w:t>
            </w:r>
            <w:proofErr w:type="gram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Россия = 643</w:t>
            </w:r>
          </w:p>
          <w:p w14:paraId="6176943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C36F880" wp14:editId="43E838B1">
                  <wp:extent cx="2095500" cy="1005840"/>
                  <wp:effectExtent l="0" t="0" r="0" b="3810"/>
                  <wp:docPr id="65" name="Рисунок 65" descr="Код стран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 descr="Код стран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30C1E7BE" w14:textId="77777777" w:rsidTr="001C2700">
        <w:trPr>
          <w:cantSplit/>
          <w:trHeight w:val="70"/>
        </w:trPr>
        <w:tc>
          <w:tcPr>
            <w:tcW w:w="851" w:type="dxa"/>
          </w:tcPr>
          <w:p w14:paraId="07E45D7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2273" w:type="dxa"/>
          </w:tcPr>
          <w:p w14:paraId="5EE1C9B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LocationAddressCountrySubDivisionCode</w:t>
            </w:r>
            <w:proofErr w:type="spellEnd"/>
          </w:p>
        </w:tc>
        <w:tc>
          <w:tcPr>
            <w:tcW w:w="1696" w:type="dxa"/>
          </w:tcPr>
          <w:p w14:paraId="17042928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[0-9]{2}</w:t>
            </w:r>
          </w:p>
        </w:tc>
        <w:tc>
          <w:tcPr>
            <w:tcW w:w="992" w:type="dxa"/>
          </w:tcPr>
          <w:p w14:paraId="15AB957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72909C1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Код субъекта РФ по ОКАТО, например, Московская область = 50</w:t>
            </w:r>
          </w:p>
        </w:tc>
      </w:tr>
      <w:tr w:rsidR="00F9408F" w:rsidRPr="00141063" w14:paraId="641E7AAB" w14:textId="77777777" w:rsidTr="001C2700">
        <w:trPr>
          <w:cantSplit/>
          <w:trHeight w:val="70"/>
        </w:trPr>
        <w:tc>
          <w:tcPr>
            <w:tcW w:w="851" w:type="dxa"/>
          </w:tcPr>
          <w:p w14:paraId="19E42A6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2273" w:type="dxa"/>
          </w:tcPr>
          <w:p w14:paraId="613ABA9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LocationAddressDistrict</w:t>
            </w:r>
            <w:proofErr w:type="spellEnd"/>
          </w:p>
        </w:tc>
        <w:tc>
          <w:tcPr>
            <w:tcW w:w="1696" w:type="dxa"/>
          </w:tcPr>
          <w:p w14:paraId="2514BCD3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279CA43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F53FF2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Район</w:t>
            </w:r>
          </w:p>
          <w:p w14:paraId="147192E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D3B13F" wp14:editId="5A439AA6">
                  <wp:extent cx="2189515" cy="853440"/>
                  <wp:effectExtent l="0" t="0" r="1270" b="3810"/>
                  <wp:docPr id="45" name="Рисунок 45" descr="C:\Users\FadeevaSS\AppData\Local\Microsoft\Windows\INetCache\Content.Word\Рай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C:\Users\FadeevaSS\AppData\Local\Microsoft\Windows\INetCache\Content.Word\Район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8" cy="8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210CC9CD" w14:textId="77777777" w:rsidTr="001C2700">
        <w:trPr>
          <w:cantSplit/>
          <w:trHeight w:val="70"/>
        </w:trPr>
        <w:tc>
          <w:tcPr>
            <w:tcW w:w="851" w:type="dxa"/>
          </w:tcPr>
          <w:p w14:paraId="0054D38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2273" w:type="dxa"/>
          </w:tcPr>
          <w:p w14:paraId="5143C0F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LocationAddressTown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96" w:type="dxa"/>
          </w:tcPr>
          <w:p w14:paraId="2F4F15FB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080B1A4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CFBABF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Город</w:t>
            </w:r>
          </w:p>
          <w:p w14:paraId="4E01404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E90A732" wp14:editId="3E6B21A6">
                  <wp:extent cx="2209800" cy="822960"/>
                  <wp:effectExtent l="0" t="0" r="0" b="0"/>
                  <wp:docPr id="64" name="Рисунок 64" descr="Гор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 descr="Гор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4B1673BB" w14:textId="77777777" w:rsidTr="001C2700">
        <w:trPr>
          <w:cantSplit/>
          <w:trHeight w:val="70"/>
        </w:trPr>
        <w:tc>
          <w:tcPr>
            <w:tcW w:w="851" w:type="dxa"/>
          </w:tcPr>
          <w:p w14:paraId="02A692A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28</w:t>
            </w:r>
          </w:p>
        </w:tc>
        <w:tc>
          <w:tcPr>
            <w:tcW w:w="2273" w:type="dxa"/>
          </w:tcPr>
          <w:p w14:paraId="4B5571C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LocationAddressTown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96" w:type="dxa"/>
          </w:tcPr>
          <w:p w14:paraId="27F9C578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34195A9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BB5566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>Населенный пункт</w:t>
            </w:r>
          </w:p>
          <w:p w14:paraId="06C1924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EF6BA24" wp14:editId="4A4FD2F1">
                  <wp:extent cx="2560320" cy="998220"/>
                  <wp:effectExtent l="0" t="0" r="0" b="0"/>
                  <wp:docPr id="63" name="Рисунок 63" descr="Населенный пунк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 descr="Населенный пунк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5080BC65" w14:textId="77777777" w:rsidTr="001C2700">
        <w:trPr>
          <w:cantSplit/>
          <w:trHeight w:val="70"/>
        </w:trPr>
        <w:tc>
          <w:tcPr>
            <w:tcW w:w="851" w:type="dxa"/>
          </w:tcPr>
          <w:p w14:paraId="3762AC0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2273" w:type="dxa"/>
          </w:tcPr>
          <w:p w14:paraId="5F6E028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LocationAddressStreet</w:t>
            </w:r>
            <w:proofErr w:type="spellEnd"/>
          </w:p>
        </w:tc>
        <w:tc>
          <w:tcPr>
            <w:tcW w:w="1696" w:type="dxa"/>
          </w:tcPr>
          <w:p w14:paraId="1A64A0AF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21751BA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4B3042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Улица</w:t>
            </w:r>
          </w:p>
          <w:p w14:paraId="02B40DC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C358C" wp14:editId="337F3F6F">
                  <wp:extent cx="1767840" cy="1432560"/>
                  <wp:effectExtent l="0" t="0" r="3810" b="0"/>
                  <wp:docPr id="62" name="Рисунок 62" descr="Улиц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 descr="Улиц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470CD86D" w14:textId="77777777" w:rsidTr="001C2700">
        <w:trPr>
          <w:cantSplit/>
          <w:trHeight w:val="70"/>
        </w:trPr>
        <w:tc>
          <w:tcPr>
            <w:tcW w:w="851" w:type="dxa"/>
          </w:tcPr>
          <w:p w14:paraId="75C83E4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2273" w:type="dxa"/>
          </w:tcPr>
          <w:p w14:paraId="1E09A3C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LocationAddressBuilding</w:t>
            </w:r>
            <w:proofErr w:type="spellEnd"/>
          </w:p>
        </w:tc>
        <w:tc>
          <w:tcPr>
            <w:tcW w:w="1696" w:type="dxa"/>
          </w:tcPr>
          <w:p w14:paraId="72DDB4EE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C806A3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992" w:type="dxa"/>
          </w:tcPr>
          <w:p w14:paraId="3E72F6E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5B772A9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Дом</w:t>
            </w:r>
          </w:p>
          <w:p w14:paraId="05A932C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3B15DAA" wp14:editId="36632284">
                  <wp:extent cx="2042160" cy="1653540"/>
                  <wp:effectExtent l="0" t="0" r="0" b="3810"/>
                  <wp:docPr id="61" name="Рисунок 61" descr="До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 descr="До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17187876" w14:textId="77777777" w:rsidTr="001C2700">
        <w:trPr>
          <w:cantSplit/>
          <w:trHeight w:val="70"/>
        </w:trPr>
        <w:tc>
          <w:tcPr>
            <w:tcW w:w="851" w:type="dxa"/>
          </w:tcPr>
          <w:p w14:paraId="52D79DE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2273" w:type="dxa"/>
          </w:tcPr>
          <w:p w14:paraId="34D235C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LocationAddressHousing</w:t>
            </w:r>
            <w:proofErr w:type="spellEnd"/>
          </w:p>
        </w:tc>
        <w:tc>
          <w:tcPr>
            <w:tcW w:w="1696" w:type="dxa"/>
          </w:tcPr>
          <w:p w14:paraId="7F662BB2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992" w:type="dxa"/>
          </w:tcPr>
          <w:p w14:paraId="0DA7370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62F7395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Корпус</w:t>
            </w:r>
          </w:p>
          <w:p w14:paraId="415FE67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430010A" wp14:editId="10A4A35E">
                  <wp:extent cx="2057400" cy="1653540"/>
                  <wp:effectExtent l="0" t="0" r="0" b="3810"/>
                  <wp:docPr id="60" name="Рисунок 60" descr="Корпу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 descr="Корпу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132E47AA" w14:textId="77777777" w:rsidTr="001C2700">
        <w:trPr>
          <w:cantSplit/>
          <w:trHeight w:val="70"/>
        </w:trPr>
        <w:tc>
          <w:tcPr>
            <w:tcW w:w="851" w:type="dxa"/>
          </w:tcPr>
          <w:p w14:paraId="20D2009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2273" w:type="dxa"/>
          </w:tcPr>
          <w:p w14:paraId="336C68E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LocationAddressRoom</w:t>
            </w:r>
            <w:proofErr w:type="spellEnd"/>
          </w:p>
        </w:tc>
        <w:tc>
          <w:tcPr>
            <w:tcW w:w="1696" w:type="dxa"/>
          </w:tcPr>
          <w:p w14:paraId="610168E4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C806A3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992" w:type="dxa"/>
          </w:tcPr>
          <w:p w14:paraId="0E21E02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4A0EC2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Квартира</w:t>
            </w:r>
          </w:p>
          <w:p w14:paraId="6C9109B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71C129C" wp14:editId="2B02ACC3">
                  <wp:extent cx="2217420" cy="914400"/>
                  <wp:effectExtent l="0" t="0" r="0" b="0"/>
                  <wp:docPr id="59" name="Рисунок 59" descr="Квартир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 descr="Квартир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5DB6A24E" w14:textId="77777777" w:rsidTr="001C2700">
        <w:trPr>
          <w:cantSplit/>
          <w:trHeight w:val="70"/>
        </w:trPr>
        <w:tc>
          <w:tcPr>
            <w:tcW w:w="851" w:type="dxa"/>
          </w:tcPr>
          <w:p w14:paraId="717FEF3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2273" w:type="dxa"/>
          </w:tcPr>
          <w:p w14:paraId="5409F6F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LocationAddressAddressLine</w:t>
            </w:r>
            <w:proofErr w:type="spellEnd"/>
          </w:p>
        </w:tc>
        <w:tc>
          <w:tcPr>
            <w:tcW w:w="1696" w:type="dxa"/>
          </w:tcPr>
          <w:p w14:paraId="1D551D42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{1,500}</w:t>
            </w:r>
          </w:p>
        </w:tc>
        <w:tc>
          <w:tcPr>
            <w:tcW w:w="992" w:type="dxa"/>
          </w:tcPr>
          <w:p w14:paraId="65501C2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D55FB2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Адрес, представленный строкой</w:t>
            </w:r>
          </w:p>
          <w:p w14:paraId="7692182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0AA7043" wp14:editId="45A16F64">
                  <wp:extent cx="2202180" cy="678180"/>
                  <wp:effectExtent l="0" t="0" r="7620" b="7620"/>
                  <wp:docPr id="58" name="Рисунок 58" descr="Адрес строкой_фактическ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 descr="Адрес строкой_фактическ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6AD78516" w14:textId="77777777" w:rsidTr="001C2700">
        <w:trPr>
          <w:cantSplit/>
          <w:trHeight w:val="70"/>
        </w:trPr>
        <w:tc>
          <w:tcPr>
            <w:tcW w:w="851" w:type="dxa"/>
          </w:tcPr>
          <w:p w14:paraId="427D857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2273" w:type="dxa"/>
          </w:tcPr>
          <w:p w14:paraId="64752A9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PostalAddressPostCode</w:t>
            </w:r>
            <w:proofErr w:type="spellEnd"/>
          </w:p>
        </w:tc>
        <w:tc>
          <w:tcPr>
            <w:tcW w:w="1696" w:type="dxa"/>
          </w:tcPr>
          <w:p w14:paraId="7DF014A8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[0-9]{6}</w:t>
            </w:r>
          </w:p>
        </w:tc>
        <w:tc>
          <w:tcPr>
            <w:tcW w:w="992" w:type="dxa"/>
          </w:tcPr>
          <w:p w14:paraId="7E55728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F16BA4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Почтовый индекс (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– Тип адреса = Почтовый, п. 34-44)</w:t>
            </w:r>
          </w:p>
          <w:p w14:paraId="15F4C93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D3B19E1" wp14:editId="3F5CC2AD">
                  <wp:extent cx="2065020" cy="731520"/>
                  <wp:effectExtent l="0" t="0" r="0" b="0"/>
                  <wp:docPr id="57" name="Рисунок 57" descr="Инде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 descr="Инде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62F6CDB8" w14:textId="77777777" w:rsidTr="001C2700">
        <w:trPr>
          <w:cantSplit/>
          <w:trHeight w:val="70"/>
        </w:trPr>
        <w:tc>
          <w:tcPr>
            <w:tcW w:w="851" w:type="dxa"/>
          </w:tcPr>
          <w:p w14:paraId="69199BD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35</w:t>
            </w:r>
          </w:p>
        </w:tc>
        <w:tc>
          <w:tcPr>
            <w:tcW w:w="2273" w:type="dxa"/>
          </w:tcPr>
          <w:p w14:paraId="167C9B3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PostalAddressCountryCode</w:t>
            </w:r>
            <w:proofErr w:type="spellEnd"/>
          </w:p>
        </w:tc>
        <w:tc>
          <w:tcPr>
            <w:tcW w:w="1696" w:type="dxa"/>
          </w:tcPr>
          <w:p w14:paraId="455C50F8" w14:textId="618FA77F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>[0-9]{3}</w:t>
            </w:r>
          </w:p>
        </w:tc>
        <w:tc>
          <w:tcPr>
            <w:tcW w:w="992" w:type="dxa"/>
          </w:tcPr>
          <w:p w14:paraId="019B23D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7B9EE1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Код страны по ОКСМ, </w:t>
            </w:r>
            <w:proofErr w:type="gram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например</w:t>
            </w:r>
            <w:proofErr w:type="gram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Россия = 643</w:t>
            </w:r>
          </w:p>
          <w:p w14:paraId="72EF5758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4A53CF0" wp14:editId="321FB814">
                  <wp:extent cx="2095500" cy="1005840"/>
                  <wp:effectExtent l="0" t="0" r="0" b="3810"/>
                  <wp:docPr id="56" name="Рисунок 56" descr="Код стран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 descr="Код стран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1A0A2772" w14:textId="77777777" w:rsidTr="001C2700">
        <w:trPr>
          <w:cantSplit/>
          <w:trHeight w:val="70"/>
        </w:trPr>
        <w:tc>
          <w:tcPr>
            <w:tcW w:w="851" w:type="dxa"/>
          </w:tcPr>
          <w:p w14:paraId="313EE45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2273" w:type="dxa"/>
          </w:tcPr>
          <w:p w14:paraId="54CA7E9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PostalAddressCountrySubDivisionCode</w:t>
            </w:r>
            <w:proofErr w:type="spellEnd"/>
          </w:p>
        </w:tc>
        <w:tc>
          <w:tcPr>
            <w:tcW w:w="1696" w:type="dxa"/>
          </w:tcPr>
          <w:p w14:paraId="7766A43E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[0-9]{2}</w:t>
            </w:r>
          </w:p>
        </w:tc>
        <w:tc>
          <w:tcPr>
            <w:tcW w:w="992" w:type="dxa"/>
          </w:tcPr>
          <w:p w14:paraId="37B7CC5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2128171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Код субъекта РФ по ОКАТО, например, Московская область = 50</w:t>
            </w:r>
          </w:p>
        </w:tc>
      </w:tr>
      <w:tr w:rsidR="00F9408F" w:rsidRPr="00141063" w14:paraId="794DF0E4" w14:textId="77777777" w:rsidTr="001C2700">
        <w:trPr>
          <w:cantSplit/>
          <w:trHeight w:val="70"/>
        </w:trPr>
        <w:tc>
          <w:tcPr>
            <w:tcW w:w="851" w:type="dxa"/>
          </w:tcPr>
          <w:p w14:paraId="1297F75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2273" w:type="dxa"/>
          </w:tcPr>
          <w:p w14:paraId="6AF87D8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PostalAddressDistrict</w:t>
            </w:r>
            <w:proofErr w:type="spellEnd"/>
          </w:p>
        </w:tc>
        <w:tc>
          <w:tcPr>
            <w:tcW w:w="1696" w:type="dxa"/>
          </w:tcPr>
          <w:p w14:paraId="59F565DC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3651887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70ECBAA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Район</w:t>
            </w:r>
          </w:p>
          <w:p w14:paraId="44C29EA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5E59888" wp14:editId="541954E6">
                  <wp:extent cx="2189515" cy="853440"/>
                  <wp:effectExtent l="0" t="0" r="1270" b="3810"/>
                  <wp:docPr id="46" name="Рисунок 46" descr="C:\Users\FadeevaSS\AppData\Local\Microsoft\Windows\INetCache\Content.Word\Район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 descr="C:\Users\FadeevaSS\AppData\Local\Microsoft\Windows\INetCache\Content.Word\Район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8" cy="85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7A471F47" w14:textId="77777777" w:rsidTr="001C2700">
        <w:trPr>
          <w:cantSplit/>
          <w:trHeight w:val="70"/>
        </w:trPr>
        <w:tc>
          <w:tcPr>
            <w:tcW w:w="851" w:type="dxa"/>
          </w:tcPr>
          <w:p w14:paraId="3E1F54D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2273" w:type="dxa"/>
          </w:tcPr>
          <w:p w14:paraId="53057E5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PostalAddressTown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96" w:type="dxa"/>
          </w:tcPr>
          <w:p w14:paraId="14CB993C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61C241E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7468049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Город</w:t>
            </w:r>
          </w:p>
          <w:p w14:paraId="55856A2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ADADDEF" wp14:editId="6981069E">
                  <wp:extent cx="2209800" cy="822960"/>
                  <wp:effectExtent l="0" t="0" r="0" b="0"/>
                  <wp:docPr id="55" name="Рисунок 55" descr="Гор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 descr="Гор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0A1701D2" w14:textId="77777777" w:rsidTr="001C2700">
        <w:trPr>
          <w:cantSplit/>
          <w:trHeight w:val="70"/>
        </w:trPr>
        <w:tc>
          <w:tcPr>
            <w:tcW w:w="851" w:type="dxa"/>
          </w:tcPr>
          <w:p w14:paraId="1587EC5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2273" w:type="dxa"/>
          </w:tcPr>
          <w:p w14:paraId="1A81AD4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PostalAddressTown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96" w:type="dxa"/>
          </w:tcPr>
          <w:p w14:paraId="7BE14C10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0D3008C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06CCD99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</w:rPr>
              <w:t>Населенный пункт</w:t>
            </w:r>
          </w:p>
          <w:p w14:paraId="7BC3300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5E7D1B7" wp14:editId="796505AF">
                  <wp:extent cx="2560320" cy="998220"/>
                  <wp:effectExtent l="0" t="0" r="0" b="0"/>
                  <wp:docPr id="54" name="Рисунок 54" descr="Населенный пунк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 descr="Населенный пунк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4C9BC1A9" w14:textId="77777777" w:rsidTr="001C2700">
        <w:trPr>
          <w:cantSplit/>
          <w:trHeight w:val="70"/>
        </w:trPr>
        <w:tc>
          <w:tcPr>
            <w:tcW w:w="851" w:type="dxa"/>
          </w:tcPr>
          <w:p w14:paraId="2FAD977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2273" w:type="dxa"/>
          </w:tcPr>
          <w:p w14:paraId="3197FF8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PostalAddressStreet</w:t>
            </w:r>
            <w:proofErr w:type="spellEnd"/>
          </w:p>
        </w:tc>
        <w:tc>
          <w:tcPr>
            <w:tcW w:w="1696" w:type="dxa"/>
          </w:tcPr>
          <w:p w14:paraId="2F32B556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{1,250}</w:t>
            </w:r>
          </w:p>
        </w:tc>
        <w:tc>
          <w:tcPr>
            <w:tcW w:w="992" w:type="dxa"/>
          </w:tcPr>
          <w:p w14:paraId="47636F2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CACB70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Улица</w:t>
            </w:r>
          </w:p>
          <w:p w14:paraId="18F6BC1F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3981139" wp14:editId="6BD97AEA">
                  <wp:extent cx="1767840" cy="1432560"/>
                  <wp:effectExtent l="0" t="0" r="3810" b="0"/>
                  <wp:docPr id="53" name="Рисунок 53" descr="Улиц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 descr="Улиц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7BADC039" w14:textId="77777777" w:rsidTr="001C2700">
        <w:trPr>
          <w:cantSplit/>
          <w:trHeight w:val="70"/>
        </w:trPr>
        <w:tc>
          <w:tcPr>
            <w:tcW w:w="851" w:type="dxa"/>
          </w:tcPr>
          <w:p w14:paraId="0E61466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2273" w:type="dxa"/>
          </w:tcPr>
          <w:p w14:paraId="44D7181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PostalAddressBuilding</w:t>
            </w:r>
            <w:proofErr w:type="spellEnd"/>
          </w:p>
        </w:tc>
        <w:tc>
          <w:tcPr>
            <w:tcW w:w="1696" w:type="dxa"/>
          </w:tcPr>
          <w:p w14:paraId="0AC30990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C806A3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992" w:type="dxa"/>
          </w:tcPr>
          <w:p w14:paraId="7752946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61525DD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Дом</w:t>
            </w:r>
          </w:p>
          <w:p w14:paraId="645A6A5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14D6097" wp14:editId="607F44D0">
                  <wp:extent cx="2042160" cy="1653540"/>
                  <wp:effectExtent l="0" t="0" r="0" b="3810"/>
                  <wp:docPr id="52" name="Рисунок 52" descr="До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До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6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0DEE8139" w14:textId="77777777" w:rsidTr="001C2700">
        <w:trPr>
          <w:cantSplit/>
          <w:trHeight w:val="70"/>
        </w:trPr>
        <w:tc>
          <w:tcPr>
            <w:tcW w:w="851" w:type="dxa"/>
          </w:tcPr>
          <w:p w14:paraId="53B4554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42</w:t>
            </w:r>
          </w:p>
        </w:tc>
        <w:tc>
          <w:tcPr>
            <w:tcW w:w="2273" w:type="dxa"/>
          </w:tcPr>
          <w:p w14:paraId="48374C8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PostalAddressHousing</w:t>
            </w:r>
            <w:proofErr w:type="spellEnd"/>
          </w:p>
        </w:tc>
        <w:tc>
          <w:tcPr>
            <w:tcW w:w="1696" w:type="dxa"/>
          </w:tcPr>
          <w:p w14:paraId="0C80579A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{1,50}</w:t>
            </w:r>
          </w:p>
        </w:tc>
        <w:tc>
          <w:tcPr>
            <w:tcW w:w="992" w:type="dxa"/>
          </w:tcPr>
          <w:p w14:paraId="32AD6006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0499F0C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Корпус</w:t>
            </w:r>
          </w:p>
          <w:p w14:paraId="6367532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D7FD61A" wp14:editId="7C45648E">
                  <wp:extent cx="2057400" cy="1653540"/>
                  <wp:effectExtent l="0" t="0" r="0" b="3810"/>
                  <wp:docPr id="51" name="Рисунок 51" descr="Корпу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 descr="Корпу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77E20CEF" w14:textId="77777777" w:rsidTr="001C2700">
        <w:trPr>
          <w:cantSplit/>
          <w:trHeight w:val="70"/>
        </w:trPr>
        <w:tc>
          <w:tcPr>
            <w:tcW w:w="851" w:type="dxa"/>
          </w:tcPr>
          <w:p w14:paraId="11E0311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2273" w:type="dxa"/>
          </w:tcPr>
          <w:p w14:paraId="60C705F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PostalAddressRoom</w:t>
            </w:r>
            <w:proofErr w:type="spellEnd"/>
          </w:p>
        </w:tc>
        <w:tc>
          <w:tcPr>
            <w:tcW w:w="1696" w:type="dxa"/>
          </w:tcPr>
          <w:p w14:paraId="4E3D5FD9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</w:t>
            </w:r>
            <w:r w:rsidRPr="00C806A3"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 w:rsidRPr="00C806A3">
              <w:rPr>
                <w:rFonts w:ascii="Arial" w:hAnsi="Arial" w:cs="Arial"/>
                <w:sz w:val="20"/>
                <w:szCs w:val="20"/>
              </w:rPr>
              <w:t>0}</w:t>
            </w:r>
          </w:p>
        </w:tc>
        <w:tc>
          <w:tcPr>
            <w:tcW w:w="992" w:type="dxa"/>
          </w:tcPr>
          <w:p w14:paraId="2392F6BA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581010D1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Квартира</w:t>
            </w:r>
          </w:p>
          <w:p w14:paraId="7B61F43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D2F95DF" wp14:editId="75955045">
                  <wp:extent cx="2217420" cy="914400"/>
                  <wp:effectExtent l="0" t="0" r="0" b="0"/>
                  <wp:docPr id="50" name="Рисунок 50" descr="Квартир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 descr="Квартир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42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1D0FD42C" w14:textId="77777777" w:rsidTr="001C2700">
        <w:trPr>
          <w:cantSplit/>
          <w:trHeight w:val="70"/>
        </w:trPr>
        <w:tc>
          <w:tcPr>
            <w:tcW w:w="851" w:type="dxa"/>
          </w:tcPr>
          <w:p w14:paraId="361726E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2273" w:type="dxa"/>
          </w:tcPr>
          <w:p w14:paraId="313B81E5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PostalAddressAddressLine</w:t>
            </w:r>
            <w:proofErr w:type="spellEnd"/>
          </w:p>
        </w:tc>
        <w:tc>
          <w:tcPr>
            <w:tcW w:w="1696" w:type="dxa"/>
          </w:tcPr>
          <w:p w14:paraId="52F30735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C806A3">
              <w:rPr>
                <w:rFonts w:ascii="Arial" w:hAnsi="Arial" w:cs="Arial"/>
                <w:sz w:val="20"/>
                <w:szCs w:val="20"/>
              </w:rPr>
              <w:t>text</w:t>
            </w:r>
            <w:proofErr w:type="spellEnd"/>
            <w:r w:rsidRPr="00C806A3">
              <w:rPr>
                <w:rFonts w:ascii="Arial" w:hAnsi="Arial" w:cs="Arial"/>
                <w:sz w:val="20"/>
                <w:szCs w:val="20"/>
              </w:rPr>
              <w:t xml:space="preserve"> {1,500}</w:t>
            </w:r>
          </w:p>
        </w:tc>
        <w:tc>
          <w:tcPr>
            <w:tcW w:w="992" w:type="dxa"/>
          </w:tcPr>
          <w:p w14:paraId="50684E00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C85365B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Адрес, представленный строкой</w:t>
            </w:r>
          </w:p>
          <w:p w14:paraId="2D833187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C35531C" wp14:editId="24C256AE">
                  <wp:extent cx="2202180" cy="678180"/>
                  <wp:effectExtent l="0" t="0" r="7620" b="7620"/>
                  <wp:docPr id="49" name="Рисунок 49" descr="Адрес строкой_почтов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 descr="Адрес строкой_почтов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67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08F" w:rsidRPr="00141063" w14:paraId="09AA84D7" w14:textId="77777777" w:rsidTr="001C2700">
        <w:trPr>
          <w:cantSplit/>
          <w:trHeight w:val="70"/>
        </w:trPr>
        <w:tc>
          <w:tcPr>
            <w:tcW w:w="851" w:type="dxa"/>
          </w:tcPr>
          <w:p w14:paraId="034B6472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2273" w:type="dxa"/>
          </w:tcPr>
          <w:p w14:paraId="7E590F53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Phones</w:t>
            </w:r>
          </w:p>
        </w:tc>
        <w:tc>
          <w:tcPr>
            <w:tcW w:w="1696" w:type="dxa"/>
          </w:tcPr>
          <w:p w14:paraId="39ADDFE9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cr/>
            </w:r>
          </w:p>
          <w:p w14:paraId="5E73C8AE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(\+7\d{10})|(\+[1-689]\d{6,16})</w:t>
            </w:r>
          </w:p>
        </w:tc>
        <w:tc>
          <w:tcPr>
            <w:tcW w:w="992" w:type="dxa"/>
          </w:tcPr>
          <w:p w14:paraId="1AE6AFA7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EED577C" w14:textId="083AB5BB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Телефоны ЮЛ </w:t>
            </w:r>
            <w:r w:rsidR="004609AA" w:rsidRPr="00C806A3">
              <w:rPr>
                <w:rFonts w:ascii="Arial" w:hAnsi="Arial" w:cs="Arial"/>
                <w:sz w:val="20"/>
                <w:szCs w:val="20"/>
                <w:lang w:eastAsia="ru-RU"/>
              </w:rPr>
              <w:t>– тип = «Телефон», передавать значение поля «Значение»</w:t>
            </w:r>
          </w:p>
          <w:p w14:paraId="6E72DCC2" w14:textId="77777777" w:rsidR="00F9408F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E840E47" wp14:editId="3B24950E">
                  <wp:extent cx="1478280" cy="655320"/>
                  <wp:effectExtent l="0" t="0" r="7620" b="0"/>
                  <wp:docPr id="48" name="Рисунок 48" descr="Телефо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 descr="Телефо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20445" w14:textId="342075BF" w:rsidR="00072F37" w:rsidRPr="00072F37" w:rsidRDefault="00072F37" w:rsidP="008C756B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812A6">
              <w:rPr>
                <w:rFonts w:ascii="Arial" w:hAnsi="Arial" w:cs="Arial"/>
                <w:sz w:val="20"/>
                <w:szCs w:val="20"/>
                <w:lang w:eastAsia="ru-RU"/>
              </w:rPr>
              <w:t>Если контактов с типом «</w:t>
            </w:r>
            <w:r w:rsidR="008C756B" w:rsidRPr="007812A6">
              <w:rPr>
                <w:rFonts w:ascii="Arial" w:hAnsi="Arial" w:cs="Arial"/>
                <w:sz w:val="20"/>
                <w:szCs w:val="20"/>
                <w:lang w:eastAsia="ru-RU"/>
              </w:rPr>
              <w:t>Телефон</w:t>
            </w:r>
            <w:r w:rsidRPr="007812A6">
              <w:rPr>
                <w:rFonts w:ascii="Arial" w:hAnsi="Arial" w:cs="Arial"/>
                <w:sz w:val="20"/>
                <w:szCs w:val="20"/>
                <w:lang w:eastAsia="ru-RU"/>
              </w:rPr>
              <w:t>» &gt; 1, передавать все значения через «,»</w:t>
            </w:r>
          </w:p>
        </w:tc>
      </w:tr>
      <w:tr w:rsidR="00E86459" w:rsidRPr="00141063" w14:paraId="6D646A20" w14:textId="77777777" w:rsidTr="001C2700">
        <w:trPr>
          <w:cantSplit/>
          <w:trHeight w:val="70"/>
        </w:trPr>
        <w:tc>
          <w:tcPr>
            <w:tcW w:w="851" w:type="dxa"/>
          </w:tcPr>
          <w:p w14:paraId="2DB0C8A4" w14:textId="6DD59F8F" w:rsidR="00E86459" w:rsidRPr="00C806A3" w:rsidRDefault="00E86459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2273" w:type="dxa"/>
          </w:tcPr>
          <w:p w14:paraId="720E115E" w14:textId="3BF7FE36" w:rsidR="00E86459" w:rsidRPr="007812A6" w:rsidRDefault="00E86459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7812A6">
              <w:rPr>
                <w:rFonts w:ascii="Arial" w:hAnsi="Arial" w:cs="Arial"/>
                <w:sz w:val="20"/>
                <w:szCs w:val="20"/>
                <w:lang w:val="en-US" w:eastAsia="ru-RU"/>
              </w:rPr>
              <w:t>EmailAddress</w:t>
            </w:r>
            <w:proofErr w:type="spellEnd"/>
          </w:p>
        </w:tc>
        <w:tc>
          <w:tcPr>
            <w:tcW w:w="1696" w:type="dxa"/>
          </w:tcPr>
          <w:p w14:paraId="20BD4287" w14:textId="34D5D96B" w:rsidR="00E86459" w:rsidRPr="007812A6" w:rsidRDefault="00E86459" w:rsidP="001C2700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7812A6">
              <w:rPr>
                <w:rFonts w:ascii="Arial" w:hAnsi="Arial" w:cs="Arial"/>
                <w:sz w:val="20"/>
                <w:szCs w:val="20"/>
                <w:lang w:val="en-US" w:eastAsia="ru-RU"/>
              </w:rPr>
              <w:t>text {1,50}</w:t>
            </w:r>
          </w:p>
        </w:tc>
        <w:tc>
          <w:tcPr>
            <w:tcW w:w="992" w:type="dxa"/>
          </w:tcPr>
          <w:p w14:paraId="17AE06CB" w14:textId="58BDE5A2" w:rsidR="00E86459" w:rsidRPr="007812A6" w:rsidRDefault="00E86459" w:rsidP="001C2700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7812A6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0E2C1247" w14:textId="77777777" w:rsidR="00E86459" w:rsidRDefault="00E86459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5A238F" wp14:editId="2E12F859">
                  <wp:extent cx="2203450" cy="728345"/>
                  <wp:effectExtent l="0" t="0" r="635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753BF" w14:textId="7913FB41" w:rsidR="009B116E" w:rsidRPr="00C806A3" w:rsidRDefault="009B116E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7812A6">
              <w:rPr>
                <w:rFonts w:ascii="Arial" w:hAnsi="Arial" w:cs="Arial"/>
                <w:sz w:val="20"/>
                <w:szCs w:val="20"/>
                <w:lang w:eastAsia="ru-RU"/>
              </w:rPr>
              <w:t>Если контактов с типом «</w:t>
            </w:r>
            <w:r w:rsidR="008C756B" w:rsidRPr="007812A6">
              <w:rPr>
                <w:rFonts w:ascii="Arial" w:hAnsi="Arial" w:cs="Arial"/>
                <w:sz w:val="20"/>
                <w:szCs w:val="20"/>
                <w:lang w:val="en-US" w:eastAsia="ru-RU"/>
              </w:rPr>
              <w:t>Email</w:t>
            </w:r>
            <w:r w:rsidRPr="007812A6">
              <w:rPr>
                <w:rFonts w:ascii="Arial" w:hAnsi="Arial" w:cs="Arial"/>
                <w:sz w:val="20"/>
                <w:szCs w:val="20"/>
                <w:lang w:eastAsia="ru-RU"/>
              </w:rPr>
              <w:t>» &gt; 1, передавать все значения через «,»</w:t>
            </w:r>
          </w:p>
        </w:tc>
      </w:tr>
      <w:tr w:rsidR="00F9408F" w:rsidRPr="00141063" w14:paraId="2F5F9AFF" w14:textId="77777777" w:rsidTr="001C2700">
        <w:trPr>
          <w:cantSplit/>
          <w:trHeight w:val="70"/>
        </w:trPr>
        <w:tc>
          <w:tcPr>
            <w:tcW w:w="851" w:type="dxa"/>
          </w:tcPr>
          <w:p w14:paraId="6DB6E14D" w14:textId="0D31562F" w:rsidR="00F9408F" w:rsidRPr="00A45BFC" w:rsidRDefault="00835EDD" w:rsidP="00835ED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2273" w:type="dxa"/>
          </w:tcPr>
          <w:p w14:paraId="1BEE45D4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Residency</w:t>
            </w:r>
          </w:p>
        </w:tc>
        <w:tc>
          <w:tcPr>
            <w:tcW w:w="1696" w:type="dxa"/>
          </w:tcPr>
          <w:p w14:paraId="1EF99D6D" w14:textId="5DFD7B32" w:rsidR="00F9408F" w:rsidRPr="00C806A3" w:rsidRDefault="00FD33A6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Text</w:t>
            </w:r>
          </w:p>
        </w:tc>
        <w:tc>
          <w:tcPr>
            <w:tcW w:w="992" w:type="dxa"/>
          </w:tcPr>
          <w:p w14:paraId="6919160B" w14:textId="77777777" w:rsidR="00F9408F" w:rsidRPr="00C806A3" w:rsidRDefault="00F9408F" w:rsidP="001C2700">
            <w:pPr>
              <w:rPr>
                <w:rFonts w:ascii="Arial" w:hAnsi="Arial" w:cs="Arial"/>
                <w:sz w:val="20"/>
                <w:szCs w:val="20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026F8DB9" w14:textId="77777777" w:rsidR="00F9408F" w:rsidRPr="00C806A3" w:rsidRDefault="00F9408F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Признак </w:t>
            </w:r>
            <w:proofErr w:type="spellStart"/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>резидентности</w:t>
            </w:r>
            <w:proofErr w:type="spellEnd"/>
          </w:p>
          <w:p w14:paraId="0C9CB100" w14:textId="2A95D11C" w:rsidR="00F9408F" w:rsidRPr="00C806A3" w:rsidRDefault="00DF63C8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83F99C" wp14:editId="24E6D93C">
                  <wp:extent cx="892628" cy="326951"/>
                  <wp:effectExtent l="0" t="0" r="3175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699" cy="33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F08B8" w14:textId="18413345" w:rsidR="00F9408F" w:rsidRPr="00C806A3" w:rsidRDefault="00AF7C05" w:rsidP="001C2700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true</w:t>
            </w: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F9408F" w:rsidRPr="00C806A3">
              <w:rPr>
                <w:rFonts w:ascii="Arial" w:hAnsi="Arial" w:cs="Arial"/>
                <w:sz w:val="20"/>
                <w:szCs w:val="20"/>
                <w:lang w:eastAsia="ru-RU"/>
              </w:rPr>
              <w:t>= резидент,</w:t>
            </w:r>
            <w:r w:rsidR="00F621D8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</w:p>
          <w:p w14:paraId="773E62C2" w14:textId="6F707D5B" w:rsidR="00F9408F" w:rsidRPr="00C806A3" w:rsidRDefault="00AF7C05" w:rsidP="005B6687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false</w:t>
            </w:r>
            <w:r w:rsidRPr="00C806A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F9408F" w:rsidRPr="00C806A3">
              <w:rPr>
                <w:rFonts w:ascii="Arial" w:hAnsi="Arial" w:cs="Arial"/>
                <w:sz w:val="20"/>
                <w:szCs w:val="20"/>
                <w:lang w:eastAsia="ru-RU"/>
              </w:rPr>
              <w:t>= нерезидент</w:t>
            </w:r>
          </w:p>
        </w:tc>
      </w:tr>
      <w:tr w:rsidR="00866558" w:rsidRPr="00141063" w14:paraId="518CEC7D" w14:textId="77777777" w:rsidTr="001C2700">
        <w:trPr>
          <w:cantSplit/>
          <w:trHeight w:val="70"/>
        </w:trPr>
        <w:tc>
          <w:tcPr>
            <w:tcW w:w="851" w:type="dxa"/>
          </w:tcPr>
          <w:p w14:paraId="5D3349FC" w14:textId="05422DBB" w:rsidR="00866558" w:rsidRPr="0006106C" w:rsidRDefault="00835EDD" w:rsidP="00835EDD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lastRenderedPageBreak/>
              <w:t>48</w:t>
            </w:r>
          </w:p>
        </w:tc>
        <w:tc>
          <w:tcPr>
            <w:tcW w:w="2273" w:type="dxa"/>
          </w:tcPr>
          <w:p w14:paraId="13AA1F3E" w14:textId="237F5713" w:rsidR="00866558" w:rsidRPr="00616272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S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ou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rc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OfF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u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nds</w:t>
            </w:r>
            <w:proofErr w:type="spellEnd"/>
          </w:p>
        </w:tc>
        <w:tc>
          <w:tcPr>
            <w:tcW w:w="1696" w:type="dxa"/>
          </w:tcPr>
          <w:p w14:paraId="007D4713" w14:textId="1FFB78F6" w:rsidR="00866558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AE7F12">
              <w:rPr>
                <w:rFonts w:ascii="Arial" w:hAnsi="Arial" w:cs="Arial"/>
                <w:sz w:val="20"/>
                <w:szCs w:val="20"/>
                <w:lang w:val="en-US" w:eastAsia="ru-RU"/>
              </w:rPr>
              <w:t>text {1,255}</w:t>
            </w:r>
          </w:p>
        </w:tc>
        <w:tc>
          <w:tcPr>
            <w:tcW w:w="992" w:type="dxa"/>
          </w:tcPr>
          <w:p w14:paraId="611C4432" w14:textId="0D5C3F2D" w:rsidR="00866558" w:rsidRPr="00B24B6E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6C7759E2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Сведения об источниках происхождения ДС</w:t>
            </w:r>
          </w:p>
          <w:p w14:paraId="39C0243E" w14:textId="77777777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26F0519A">
                <v:shape id="_x0000_i1175" type="#_x0000_t75" style="width:173pt;height:92.5pt">
                  <v:imagedata r:id="rId119" o:title="Сведения об источниках"/>
                </v:shape>
              </w:pict>
            </w:r>
          </w:p>
          <w:p w14:paraId="1B3B4328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Если поле «Значение» = «ДА», передавать значение поля «Наименование»</w:t>
            </w:r>
          </w:p>
          <w:p w14:paraId="0F781DE2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Если более одного, передавать через «,»</w:t>
            </w:r>
          </w:p>
          <w:p w14:paraId="14711706" w14:textId="081C1E21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866558" w:rsidRPr="00141063" w14:paraId="4A2B8830" w14:textId="77777777" w:rsidTr="001C2700">
        <w:trPr>
          <w:cantSplit/>
          <w:trHeight w:val="70"/>
        </w:trPr>
        <w:tc>
          <w:tcPr>
            <w:tcW w:w="851" w:type="dxa"/>
          </w:tcPr>
          <w:p w14:paraId="78CE6417" w14:textId="1EF11BA0" w:rsidR="00866558" w:rsidRPr="00C806A3" w:rsidRDefault="00835EDD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49</w:t>
            </w:r>
          </w:p>
        </w:tc>
        <w:tc>
          <w:tcPr>
            <w:tcW w:w="2273" w:type="dxa"/>
          </w:tcPr>
          <w:p w14:paraId="20E2CF67" w14:textId="59138179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RiskLevel</w:t>
            </w:r>
            <w:proofErr w:type="spellEnd"/>
          </w:p>
        </w:tc>
        <w:tc>
          <w:tcPr>
            <w:tcW w:w="1696" w:type="dxa"/>
          </w:tcPr>
          <w:p w14:paraId="383B5E70" w14:textId="31BA6B47" w:rsidR="00866558" w:rsidRPr="00861CE2" w:rsidRDefault="00F32A13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8C6BC1">
              <w:rPr>
                <w:rFonts w:ascii="Arial" w:hAnsi="Arial" w:cs="Arial"/>
                <w:sz w:val="20"/>
                <w:szCs w:val="20"/>
                <w:lang w:val="en-US" w:eastAsia="ru-RU"/>
              </w:rPr>
              <w:t>Integer(1/2/3)</w:t>
            </w:r>
          </w:p>
        </w:tc>
        <w:tc>
          <w:tcPr>
            <w:tcW w:w="992" w:type="dxa"/>
          </w:tcPr>
          <w:p w14:paraId="58A2B51E" w14:textId="34C44600" w:rsidR="00866558" w:rsidRPr="00B24B6E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7B075E2" w14:textId="7177064A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Уровень риска</w:t>
            </w:r>
          </w:p>
          <w:p w14:paraId="7E392B88" w14:textId="1094A694" w:rsidR="00866558" w:rsidRPr="00B24B6E" w:rsidRDefault="00866558" w:rsidP="00866558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Низкий = 0, Средний = 1, Высокий = 2</w:t>
            </w:r>
          </w:p>
          <w:p w14:paraId="7CAF3E97" w14:textId="77777777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4B6D5DE9">
                <v:shape id="_x0000_i1176" type="#_x0000_t75" style="width:173.5pt;height:59.5pt">
                  <v:imagedata r:id="rId120" o:title="Уровни риска"/>
                </v:shape>
              </w:pict>
            </w:r>
          </w:p>
          <w:p w14:paraId="750B3635" w14:textId="2ADE6F94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866558" w:rsidRPr="00141063" w14:paraId="330B2DEF" w14:textId="77777777" w:rsidTr="001C2700">
        <w:trPr>
          <w:cantSplit/>
          <w:trHeight w:val="70"/>
        </w:trPr>
        <w:tc>
          <w:tcPr>
            <w:tcW w:w="851" w:type="dxa"/>
          </w:tcPr>
          <w:p w14:paraId="115CE30E" w14:textId="5F7B32F2" w:rsidR="00866558" w:rsidRPr="00C806A3" w:rsidRDefault="00835EDD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50</w:t>
            </w:r>
          </w:p>
        </w:tc>
        <w:tc>
          <w:tcPr>
            <w:tcW w:w="2273" w:type="dxa"/>
          </w:tcPr>
          <w:p w14:paraId="337F3B2C" w14:textId="48AC08D6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Just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f</w:t>
            </w:r>
            <w:proofErr w:type="spellStart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icatio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nOfR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skL</w:t>
            </w:r>
            <w:proofErr w:type="spellEnd"/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v</w:t>
            </w:r>
            <w:r w:rsidRPr="00616272">
              <w:rPr>
                <w:rFonts w:ascii="Arial" w:hAnsi="Arial" w:cs="Arial"/>
                <w:sz w:val="20"/>
                <w:szCs w:val="20"/>
                <w:lang w:val="en-US" w:eastAsia="ru-RU"/>
              </w:rPr>
              <w:t>e</w:t>
            </w:r>
            <w:r w:rsidRPr="00616272">
              <w:rPr>
                <w:rFonts w:ascii="Arial" w:hAnsi="Arial" w:cs="Arial"/>
                <w:sz w:val="20"/>
                <w:szCs w:val="20"/>
                <w:lang w:eastAsia="ru-RU"/>
              </w:rPr>
              <w:t>l</w:t>
            </w:r>
          </w:p>
        </w:tc>
        <w:tc>
          <w:tcPr>
            <w:tcW w:w="1696" w:type="dxa"/>
          </w:tcPr>
          <w:p w14:paraId="330DCB78" w14:textId="43A02ADE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E0D2A">
              <w:rPr>
                <w:rFonts w:ascii="Arial" w:hAnsi="Arial" w:cs="Arial"/>
                <w:sz w:val="20"/>
                <w:szCs w:val="20"/>
                <w:lang w:val="en-US" w:eastAsia="ru-RU"/>
              </w:rPr>
              <w:t>text {1,255}</w:t>
            </w:r>
          </w:p>
        </w:tc>
        <w:tc>
          <w:tcPr>
            <w:tcW w:w="992" w:type="dxa"/>
          </w:tcPr>
          <w:p w14:paraId="3343952F" w14:textId="4A65BC90" w:rsidR="00866558" w:rsidRPr="00B24B6E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1DCAE0E1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Обоснование уровня риска</w:t>
            </w:r>
          </w:p>
          <w:p w14:paraId="1DF91573" w14:textId="0F8F8044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7D045D56">
                <v:shape id="_x0000_i1177" type="#_x0000_t75" style="width:173.5pt;height:85pt">
                  <v:imagedata r:id="rId121" o:title="Обоснование 2222222222"/>
                </v:shape>
              </w:pict>
            </w:r>
          </w:p>
          <w:p w14:paraId="443CC3FE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Если «Значение» = «ДА», передавать соответствующее значение из «Наименование». Если их несколько – через «,»</w:t>
            </w:r>
          </w:p>
          <w:p w14:paraId="42BEF6B4" w14:textId="0FC51B87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866558" w:rsidRPr="00141063" w14:paraId="1065F667" w14:textId="77777777" w:rsidTr="001C2700">
        <w:trPr>
          <w:cantSplit/>
          <w:trHeight w:val="70"/>
        </w:trPr>
        <w:tc>
          <w:tcPr>
            <w:tcW w:w="851" w:type="dxa"/>
          </w:tcPr>
          <w:p w14:paraId="437816D3" w14:textId="08F4C9FC" w:rsidR="00866558" w:rsidRPr="00C806A3" w:rsidRDefault="00835EDD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51</w:t>
            </w:r>
          </w:p>
        </w:tc>
        <w:tc>
          <w:tcPr>
            <w:tcW w:w="2273" w:type="dxa"/>
          </w:tcPr>
          <w:p w14:paraId="71107571" w14:textId="4B667625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elation</w:t>
            </w: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W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thB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an</w:t>
            </w:r>
            <w:r w:rsidRPr="00A17BEA">
              <w:rPr>
                <w:rFonts w:ascii="Arial" w:hAnsi="Arial" w:cs="Arial"/>
                <w:sz w:val="20"/>
                <w:szCs w:val="20"/>
                <w:lang w:eastAsia="ru-RU"/>
              </w:rPr>
              <w:t>k</w:t>
            </w:r>
          </w:p>
        </w:tc>
        <w:tc>
          <w:tcPr>
            <w:tcW w:w="1696" w:type="dxa"/>
          </w:tcPr>
          <w:p w14:paraId="1F765342" w14:textId="163EA45B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E0D2A">
              <w:rPr>
                <w:rFonts w:ascii="Arial" w:hAnsi="Arial" w:cs="Arial"/>
                <w:sz w:val="20"/>
                <w:szCs w:val="20"/>
                <w:lang w:val="en-US" w:eastAsia="ru-RU"/>
              </w:rPr>
              <w:t>text {1,255}</w:t>
            </w:r>
          </w:p>
        </w:tc>
        <w:tc>
          <w:tcPr>
            <w:tcW w:w="992" w:type="dxa"/>
          </w:tcPr>
          <w:p w14:paraId="1964D156" w14:textId="11D4B2D5" w:rsidR="00866558" w:rsidRPr="00C806A3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4C5DCCFC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Отношения с Банком</w:t>
            </w:r>
          </w:p>
          <w:p w14:paraId="4EC5D65F" w14:textId="2DD04920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43152941">
                <v:shape id="_x0000_i1178" type="#_x0000_t75" style="width:174pt;height:75pt">
                  <v:imagedata r:id="rId122" o:title="Отношения с Банком"/>
                </v:shape>
              </w:pict>
            </w:r>
          </w:p>
          <w:p w14:paraId="202AD302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Если поле «Наименование» = «Предполагаемый характер </w:t>
            </w:r>
            <w:proofErr w:type="spellStart"/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отнош</w:t>
            </w:r>
            <w:proofErr w:type="spellEnd"/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. с банком», передавать значение поля «Значение»</w:t>
            </w:r>
          </w:p>
          <w:p w14:paraId="4BBF9939" w14:textId="59D32978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866558" w:rsidRPr="00141063" w14:paraId="476F679F" w14:textId="77777777" w:rsidTr="001C2700">
        <w:trPr>
          <w:cantSplit/>
          <w:trHeight w:val="70"/>
        </w:trPr>
        <w:tc>
          <w:tcPr>
            <w:tcW w:w="851" w:type="dxa"/>
          </w:tcPr>
          <w:p w14:paraId="6F86BA3F" w14:textId="081FF056" w:rsidR="00866558" w:rsidRPr="00C806A3" w:rsidRDefault="00835EDD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lastRenderedPageBreak/>
              <w:t>52</w:t>
            </w:r>
          </w:p>
        </w:tc>
        <w:tc>
          <w:tcPr>
            <w:tcW w:w="2273" w:type="dxa"/>
          </w:tcPr>
          <w:p w14:paraId="1EA3EEF0" w14:textId="64818AB1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E40770">
              <w:rPr>
                <w:rFonts w:ascii="Arial" w:hAnsi="Arial" w:cs="Arial"/>
                <w:sz w:val="20"/>
                <w:szCs w:val="20"/>
                <w:lang w:eastAsia="ru-RU"/>
              </w:rPr>
              <w:t>Act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proofErr w:type="spellEnd"/>
            <w:r w:rsidRPr="00E40770">
              <w:rPr>
                <w:rFonts w:ascii="Arial" w:hAnsi="Arial" w:cs="Arial"/>
                <w:sz w:val="20"/>
                <w:szCs w:val="20"/>
                <w:lang w:eastAsia="ru-RU"/>
              </w:rPr>
              <w:t>v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Pr="00E40770">
              <w:rPr>
                <w:rFonts w:ascii="Arial" w:hAnsi="Arial" w:cs="Arial"/>
                <w:sz w:val="20"/>
                <w:szCs w:val="20"/>
                <w:lang w:eastAsia="ru-RU"/>
              </w:rPr>
              <w:t>tyPurp</w:t>
            </w: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ose</w:t>
            </w:r>
            <w:proofErr w:type="spellEnd"/>
          </w:p>
        </w:tc>
        <w:tc>
          <w:tcPr>
            <w:tcW w:w="1696" w:type="dxa"/>
          </w:tcPr>
          <w:p w14:paraId="12121DF8" w14:textId="6FD99E54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E0D2A">
              <w:rPr>
                <w:rFonts w:ascii="Arial" w:hAnsi="Arial" w:cs="Arial"/>
                <w:sz w:val="20"/>
                <w:szCs w:val="20"/>
                <w:lang w:val="en-US" w:eastAsia="ru-RU"/>
              </w:rPr>
              <w:t>text {1,255}</w:t>
            </w:r>
          </w:p>
        </w:tc>
        <w:tc>
          <w:tcPr>
            <w:tcW w:w="992" w:type="dxa"/>
          </w:tcPr>
          <w:p w14:paraId="5C147016" w14:textId="00560705" w:rsidR="00866558" w:rsidRPr="00C806A3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FECB055" w14:textId="242E3E32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Цели деятельности</w:t>
            </w:r>
          </w:p>
          <w:p w14:paraId="7D2DAEF7" w14:textId="58A62F0B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538EE1E0">
                <v:shape id="_x0000_i1179" type="#_x0000_t75" style="width:174pt;height:75pt">
                  <v:imagedata r:id="rId123" o:title="Цели деятельности"/>
                </v:shape>
              </w:pict>
            </w:r>
          </w:p>
          <w:p w14:paraId="4DFE9011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Если поле «Наименование» = «Цель финансовой деятельности клиента», передавать значение поля «Значение»</w:t>
            </w:r>
          </w:p>
          <w:p w14:paraId="171CD04A" w14:textId="47C304BC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866558" w:rsidRPr="00141063" w14:paraId="67B7AA80" w14:textId="77777777" w:rsidTr="001C2700">
        <w:trPr>
          <w:cantSplit/>
          <w:trHeight w:val="70"/>
        </w:trPr>
        <w:tc>
          <w:tcPr>
            <w:tcW w:w="851" w:type="dxa"/>
          </w:tcPr>
          <w:p w14:paraId="47973BEE" w14:textId="033D2B94" w:rsidR="00866558" w:rsidRPr="00C806A3" w:rsidRDefault="00835EDD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53</w:t>
            </w:r>
          </w:p>
        </w:tc>
        <w:tc>
          <w:tcPr>
            <w:tcW w:w="2273" w:type="dxa"/>
          </w:tcPr>
          <w:p w14:paraId="0FE2F27B" w14:textId="16FCC891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1F4812">
              <w:rPr>
                <w:rFonts w:ascii="Arial" w:hAnsi="Arial" w:cs="Arial"/>
                <w:sz w:val="20"/>
                <w:szCs w:val="20"/>
                <w:lang w:eastAsia="ru-RU"/>
              </w:rPr>
              <w:t>FinancialPosition</w:t>
            </w:r>
            <w:proofErr w:type="spellEnd"/>
          </w:p>
        </w:tc>
        <w:tc>
          <w:tcPr>
            <w:tcW w:w="1696" w:type="dxa"/>
          </w:tcPr>
          <w:p w14:paraId="107D0412" w14:textId="773B34E4" w:rsidR="00866558" w:rsidRPr="00CE0D2A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E0D2A">
              <w:rPr>
                <w:rFonts w:ascii="Arial" w:hAnsi="Arial" w:cs="Arial"/>
                <w:sz w:val="20"/>
                <w:szCs w:val="20"/>
                <w:lang w:val="en-US" w:eastAsia="ru-RU"/>
              </w:rPr>
              <w:t>text {1,255}</w:t>
            </w:r>
          </w:p>
        </w:tc>
        <w:tc>
          <w:tcPr>
            <w:tcW w:w="992" w:type="dxa"/>
          </w:tcPr>
          <w:p w14:paraId="2711E089" w14:textId="78B01AFB" w:rsidR="00866558" w:rsidRPr="00C806A3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367E6B4F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Финансовое положение</w:t>
            </w:r>
          </w:p>
          <w:p w14:paraId="5FF7E3A8" w14:textId="503DE19A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3AC7DFAD">
                <v:shape id="_x0000_i1180" type="#_x0000_t75" style="width:173.5pt;height:57pt">
                  <v:imagedata r:id="rId124" o:title="Фин"/>
                </v:shape>
              </w:pict>
            </w:r>
          </w:p>
          <w:p w14:paraId="43CD5F72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Если поле «Наименование» = «Сведения о финансовом положении», передавать значение поля «Значение»</w:t>
            </w:r>
          </w:p>
          <w:p w14:paraId="73DFB1DF" w14:textId="425190CC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866558" w:rsidRPr="00141063" w14:paraId="0F6A15D2" w14:textId="77777777" w:rsidTr="001C2700">
        <w:trPr>
          <w:cantSplit/>
          <w:trHeight w:val="70"/>
        </w:trPr>
        <w:tc>
          <w:tcPr>
            <w:tcW w:w="851" w:type="dxa"/>
          </w:tcPr>
          <w:p w14:paraId="705BC548" w14:textId="25017FA0" w:rsidR="00866558" w:rsidRPr="00C806A3" w:rsidRDefault="00835EDD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val="en-US" w:eastAsia="ru-RU"/>
              </w:rPr>
              <w:t>54</w:t>
            </w:r>
          </w:p>
        </w:tc>
        <w:tc>
          <w:tcPr>
            <w:tcW w:w="2273" w:type="dxa"/>
          </w:tcPr>
          <w:p w14:paraId="0BAC3C6B" w14:textId="07572EA6" w:rsidR="00866558" w:rsidRPr="00C806A3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proofErr w:type="spellStart"/>
            <w:r w:rsidRPr="001F4812">
              <w:rPr>
                <w:rFonts w:ascii="Arial" w:hAnsi="Arial" w:cs="Arial"/>
                <w:sz w:val="20"/>
                <w:szCs w:val="20"/>
                <w:lang w:eastAsia="ru-RU"/>
              </w:rPr>
              <w:t>BusinessReputation</w:t>
            </w:r>
            <w:proofErr w:type="spellEnd"/>
          </w:p>
        </w:tc>
        <w:tc>
          <w:tcPr>
            <w:tcW w:w="1696" w:type="dxa"/>
          </w:tcPr>
          <w:p w14:paraId="69967FA7" w14:textId="6FD09E79" w:rsidR="00866558" w:rsidRPr="00CE0D2A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E0D2A">
              <w:rPr>
                <w:rFonts w:ascii="Arial" w:hAnsi="Arial" w:cs="Arial"/>
                <w:sz w:val="20"/>
                <w:szCs w:val="20"/>
                <w:lang w:val="en-US" w:eastAsia="ru-RU"/>
              </w:rPr>
              <w:t>text {1,255}</w:t>
            </w:r>
          </w:p>
        </w:tc>
        <w:tc>
          <w:tcPr>
            <w:tcW w:w="992" w:type="dxa"/>
          </w:tcPr>
          <w:p w14:paraId="4DAC1F01" w14:textId="636AAE61" w:rsidR="00866558" w:rsidRPr="00C806A3" w:rsidRDefault="00866558" w:rsidP="00866558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C806A3">
              <w:rPr>
                <w:rFonts w:ascii="Arial" w:hAnsi="Arial" w:cs="Arial"/>
                <w:sz w:val="20"/>
                <w:szCs w:val="20"/>
                <w:lang w:val="en-US" w:eastAsia="ru-RU"/>
              </w:rPr>
              <w:t>Output</w:t>
            </w:r>
          </w:p>
        </w:tc>
        <w:tc>
          <w:tcPr>
            <w:tcW w:w="3686" w:type="dxa"/>
          </w:tcPr>
          <w:p w14:paraId="67CCA378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Деловая репутация</w:t>
            </w:r>
          </w:p>
          <w:p w14:paraId="6E51B566" w14:textId="42E569EF" w:rsidR="00866558" w:rsidRPr="00B24B6E" w:rsidRDefault="005B6687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pict w14:anchorId="62803ECE">
                <v:shape id="_x0000_i1181" type="#_x0000_t75" style="width:173pt;height:58.5pt">
                  <v:imagedata r:id="rId125" o:title="Деловая репутация"/>
                </v:shape>
              </w:pict>
            </w:r>
          </w:p>
          <w:p w14:paraId="73890787" w14:textId="77777777" w:rsidR="00866558" w:rsidRPr="00B24B6E" w:rsidRDefault="00866558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>Если поле «Наименование» = «Деловая репутация клиента», передавать значение поля «Значение»</w:t>
            </w:r>
          </w:p>
          <w:p w14:paraId="5F2E546F" w14:textId="4A1D591D" w:rsidR="00F314EA" w:rsidRPr="00B24B6E" w:rsidRDefault="00F314EA" w:rsidP="00866558">
            <w:pPr>
              <w:pStyle w:val="a5"/>
              <w:ind w:left="0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B24B6E">
              <w:rPr>
                <w:rFonts w:ascii="Arial" w:hAnsi="Arial" w:cs="Arial"/>
                <w:sz w:val="20"/>
                <w:szCs w:val="20"/>
                <w:lang w:eastAsia="ru-RU"/>
              </w:rPr>
              <w:t xml:space="preserve">Для ИП – аналогично </w:t>
            </w:r>
            <w:r w:rsidRPr="00B24B6E">
              <w:rPr>
                <w:rFonts w:ascii="Arial" w:hAnsi="Arial" w:cs="Arial"/>
                <w:color w:val="172B4D"/>
                <w:sz w:val="20"/>
                <w:szCs w:val="20"/>
                <w:shd w:val="clear" w:color="auto" w:fill="F4F5F7"/>
              </w:rPr>
              <w:t>из «Анкета262П_ИПФЛ»</w:t>
            </w:r>
          </w:p>
        </w:tc>
      </w:tr>
      <w:tr w:rsidR="004B63D5" w:rsidRPr="00141063" w14:paraId="39DA8168" w14:textId="77777777" w:rsidTr="001C2700">
        <w:trPr>
          <w:cantSplit/>
          <w:trHeight w:val="70"/>
          <w:ins w:id="56" w:author="Фадеева Светлана Сергеевна" w:date="2024-09-08T15:02:00Z"/>
        </w:trPr>
        <w:tc>
          <w:tcPr>
            <w:tcW w:w="851" w:type="dxa"/>
          </w:tcPr>
          <w:p w14:paraId="6A67FEFF" w14:textId="125F4357" w:rsidR="004B63D5" w:rsidRPr="000164FD" w:rsidRDefault="004B63D5" w:rsidP="004B63D5">
            <w:pPr>
              <w:pStyle w:val="a5"/>
              <w:ind w:left="0"/>
              <w:rPr>
                <w:ins w:id="57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58" w:author="Фадеева Светлана Сергеевна" w:date="2024-09-08T15:0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55</w:t>
              </w:r>
            </w:ins>
          </w:p>
        </w:tc>
        <w:tc>
          <w:tcPr>
            <w:tcW w:w="2273" w:type="dxa"/>
          </w:tcPr>
          <w:p w14:paraId="32AE6B02" w14:textId="498D2D44" w:rsidR="004B63D5" w:rsidRPr="000164FD" w:rsidRDefault="004B63D5" w:rsidP="004B63D5">
            <w:pPr>
              <w:pStyle w:val="a5"/>
              <w:ind w:left="0"/>
              <w:rPr>
                <w:ins w:id="59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60" w:author="Фадеева Светлана Сергеевна" w:date="2024-09-08T15:0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DomainName</w:t>
              </w:r>
              <w:proofErr w:type="spellEnd"/>
            </w:ins>
          </w:p>
        </w:tc>
        <w:tc>
          <w:tcPr>
            <w:tcW w:w="1696" w:type="dxa"/>
          </w:tcPr>
          <w:p w14:paraId="684BF48E" w14:textId="4DD4884D" w:rsidR="004B63D5" w:rsidRPr="000164FD" w:rsidRDefault="00C21998" w:rsidP="004B63D5">
            <w:pPr>
              <w:pStyle w:val="a5"/>
              <w:ind w:left="0"/>
              <w:rPr>
                <w:ins w:id="61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62" w:author="Фадеева Светлана Сергеевна" w:date="2024-09-08T15:16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 {1,100}</w:t>
              </w:r>
            </w:ins>
          </w:p>
        </w:tc>
        <w:tc>
          <w:tcPr>
            <w:tcW w:w="992" w:type="dxa"/>
          </w:tcPr>
          <w:p w14:paraId="44F1DAB4" w14:textId="106099BB" w:rsidR="004B63D5" w:rsidRPr="000164FD" w:rsidRDefault="004B63D5" w:rsidP="004B63D5">
            <w:pPr>
              <w:rPr>
                <w:ins w:id="63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64" w:author="Фадеева Светлана Сергеевна" w:date="2024-09-08T15:09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623329D8" w14:textId="77777777" w:rsidR="004B63D5" w:rsidRPr="000164FD" w:rsidRDefault="004B63D5" w:rsidP="004B63D5">
            <w:pPr>
              <w:pStyle w:val="a5"/>
              <w:ind w:left="0"/>
              <w:rPr>
                <w:ins w:id="65" w:author="Фадеева Светлана Сергеевна" w:date="2024-09-09T16:46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66" w:author="Фадеева Светлана Сергеевна" w:date="2024-09-08T15:08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Доменное имя</w:t>
              </w:r>
            </w:ins>
          </w:p>
          <w:p w14:paraId="0D60138B" w14:textId="730B83AA" w:rsidR="006B14C6" w:rsidRPr="000164FD" w:rsidRDefault="006B14C6" w:rsidP="004B63D5">
            <w:pPr>
              <w:pStyle w:val="a5"/>
              <w:ind w:left="0"/>
              <w:rPr>
                <w:ins w:id="67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68" w:author="Фадеева Светлана Сергеевна" w:date="2024-09-09T18:21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1BC6F70A" wp14:editId="3AFFF766">
                    <wp:extent cx="2203450" cy="839470"/>
                    <wp:effectExtent l="0" t="0" r="6350" b="0"/>
                    <wp:docPr id="138" name="Рисунок 13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2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83947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4B63D5" w:rsidRPr="00141063" w14:paraId="00698D8D" w14:textId="77777777" w:rsidTr="001C2700">
        <w:trPr>
          <w:cantSplit/>
          <w:trHeight w:val="70"/>
          <w:ins w:id="69" w:author="Фадеева Светлана Сергеевна" w:date="2024-09-08T15:02:00Z"/>
        </w:trPr>
        <w:tc>
          <w:tcPr>
            <w:tcW w:w="851" w:type="dxa"/>
          </w:tcPr>
          <w:p w14:paraId="11FCC537" w14:textId="35EEBD91" w:rsidR="004B63D5" w:rsidRPr="000164FD" w:rsidRDefault="004B63D5" w:rsidP="004B63D5">
            <w:pPr>
              <w:pStyle w:val="a5"/>
              <w:ind w:left="0"/>
              <w:rPr>
                <w:ins w:id="70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71" w:author="Фадеева Светлана Сергеевна" w:date="2024-09-08T15:0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lastRenderedPageBreak/>
                <w:t>56</w:t>
              </w:r>
            </w:ins>
          </w:p>
        </w:tc>
        <w:tc>
          <w:tcPr>
            <w:tcW w:w="2273" w:type="dxa"/>
          </w:tcPr>
          <w:p w14:paraId="29267A97" w14:textId="639E890A" w:rsidR="004B63D5" w:rsidRPr="000164FD" w:rsidRDefault="004B63D5" w:rsidP="004B63D5">
            <w:pPr>
              <w:pStyle w:val="a5"/>
              <w:ind w:left="0"/>
              <w:rPr>
                <w:ins w:id="72" w:author="Фадеева Светлана Сергеевна" w:date="2024-09-08T15:02:00Z"/>
                <w:rFonts w:ascii="Arial" w:hAnsi="Arial" w:cs="Arial"/>
                <w:sz w:val="19"/>
                <w:szCs w:val="19"/>
                <w:highlight w:val="yellow"/>
                <w:lang w:eastAsia="ru-RU"/>
              </w:rPr>
            </w:pPr>
            <w:proofErr w:type="spellStart"/>
            <w:ins w:id="73" w:author="Фадеева Светлана Сергеевна" w:date="2024-09-08T15:03:00Z">
              <w:r w:rsidRPr="000164FD">
                <w:rPr>
                  <w:rFonts w:ascii="Arial" w:hAnsi="Arial" w:cs="Arial"/>
                  <w:sz w:val="19"/>
                  <w:szCs w:val="19"/>
                  <w:highlight w:val="yellow"/>
                  <w:lang w:eastAsia="ru-RU"/>
                </w:rPr>
                <w:t>IntelligOrganLegalEntity</w:t>
              </w:r>
            </w:ins>
            <w:proofErr w:type="spellEnd"/>
          </w:p>
        </w:tc>
        <w:tc>
          <w:tcPr>
            <w:tcW w:w="1696" w:type="dxa"/>
          </w:tcPr>
          <w:p w14:paraId="4439C1C1" w14:textId="6032F8E9" w:rsidR="004B63D5" w:rsidRPr="000164FD" w:rsidRDefault="00C21998" w:rsidP="004B63D5">
            <w:pPr>
              <w:pStyle w:val="a5"/>
              <w:ind w:left="0"/>
              <w:rPr>
                <w:ins w:id="74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75" w:author="Фадеева Светлана Сергеевна" w:date="2024-09-08T15:16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 {1,4000}</w:t>
              </w:r>
            </w:ins>
          </w:p>
        </w:tc>
        <w:tc>
          <w:tcPr>
            <w:tcW w:w="992" w:type="dxa"/>
          </w:tcPr>
          <w:p w14:paraId="76CAED37" w14:textId="64F659CC" w:rsidR="004B63D5" w:rsidRPr="000164FD" w:rsidRDefault="004B63D5" w:rsidP="004B63D5">
            <w:pPr>
              <w:rPr>
                <w:ins w:id="76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77" w:author="Фадеева Светлана Сергеевна" w:date="2024-09-08T15:09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2D2C8177" w14:textId="77777777" w:rsidR="004B63D5" w:rsidRPr="000164FD" w:rsidRDefault="004B63D5" w:rsidP="004B63D5">
            <w:pPr>
              <w:pStyle w:val="a5"/>
              <w:ind w:left="0"/>
              <w:rPr>
                <w:ins w:id="78" w:author="Фадеева Светлана Сергеевна" w:date="2024-09-09T18:21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79" w:author="Фадеева Светлана Сергеевна" w:date="2024-09-08T15:07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Информация об органах ЮЛ</w:t>
              </w:r>
            </w:ins>
          </w:p>
          <w:p w14:paraId="3987D43E" w14:textId="60F76551" w:rsidR="006B14C6" w:rsidRPr="000164FD" w:rsidRDefault="00AF6F43" w:rsidP="004B63D5">
            <w:pPr>
              <w:pStyle w:val="a5"/>
              <w:ind w:left="0"/>
              <w:rPr>
                <w:ins w:id="80" w:author="Фадеева Светлана Сергеевна" w:date="2024-09-09T18:37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81" w:author="Фадеева Светлана Сергеевна" w:date="2024-09-09T18:32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787AF0AC" wp14:editId="1F6FDDF6">
                    <wp:extent cx="2203450" cy="1313815"/>
                    <wp:effectExtent l="0" t="0" r="6350" b="635"/>
                    <wp:docPr id="139" name="Рисунок 13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2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131381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0DF6D023" w14:textId="5BE51839" w:rsidR="00AF6F43" w:rsidRPr="000164FD" w:rsidRDefault="00AF6F43" w:rsidP="004B63D5">
            <w:pPr>
              <w:pStyle w:val="a5"/>
              <w:ind w:left="0"/>
              <w:rPr>
                <w:ins w:id="82" w:author="Фадеева Светлана Сергеевна" w:date="2024-09-09T18:3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83" w:author="Фадеева Светлана Сергеевна" w:date="2024-09-09T18:38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7EDF1F3D" wp14:editId="50BE73E0">
                    <wp:extent cx="2203450" cy="1240790"/>
                    <wp:effectExtent l="0" t="0" r="6350" b="0"/>
                    <wp:docPr id="140" name="Рисунок 14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124079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7BBF841F" w14:textId="77777777" w:rsidR="00AF6F43" w:rsidRPr="000164FD" w:rsidRDefault="00AF6F43" w:rsidP="004B63D5">
            <w:pPr>
              <w:pStyle w:val="a5"/>
              <w:ind w:left="0"/>
              <w:rPr>
                <w:ins w:id="84" w:author="Фадеева Светлана Сергеевна" w:date="2024-09-09T18:33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85" w:author="Фадеева Светлана Сергеевна" w:date="2024-09-09T18:33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Передавать все значения из поля «Значение» во вкладках </w:t>
              </w:r>
            </w:ins>
          </w:p>
          <w:p w14:paraId="3CCE92A1" w14:textId="77777777" w:rsidR="00AF6F43" w:rsidRPr="000164FD" w:rsidRDefault="00AF6F43" w:rsidP="00AF6F43">
            <w:pPr>
              <w:pStyle w:val="a5"/>
              <w:numPr>
                <w:ilvl w:val="0"/>
                <w:numId w:val="41"/>
              </w:numPr>
              <w:rPr>
                <w:ins w:id="86" w:author="Фадеева Светлана Сергеевна" w:date="2024-09-09T18:33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87" w:author="Фадеева Светлана Сергеевна" w:date="2024-09-09T18:33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Правление</w:t>
              </w:r>
            </w:ins>
          </w:p>
          <w:p w14:paraId="6B76D002" w14:textId="77777777" w:rsidR="00AF6F43" w:rsidRPr="000164FD" w:rsidRDefault="00AF6F43" w:rsidP="00AF6F43">
            <w:pPr>
              <w:pStyle w:val="a5"/>
              <w:numPr>
                <w:ilvl w:val="0"/>
                <w:numId w:val="41"/>
              </w:numPr>
              <w:rPr>
                <w:ins w:id="88" w:author="Фадеева Светлана Сергеевна" w:date="2024-09-09T18:3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89" w:author="Фадеева Светлана Сергеевна" w:date="2024-09-09T18:3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Руководитель</w:t>
              </w:r>
            </w:ins>
          </w:p>
          <w:p w14:paraId="2A85A09D" w14:textId="77777777" w:rsidR="00AF6F43" w:rsidRPr="000164FD" w:rsidRDefault="00AF6F43" w:rsidP="00AF6F43">
            <w:pPr>
              <w:pStyle w:val="a5"/>
              <w:numPr>
                <w:ilvl w:val="0"/>
                <w:numId w:val="41"/>
              </w:numPr>
              <w:rPr>
                <w:ins w:id="90" w:author="Фадеева Светлана Сергеевна" w:date="2024-09-09T18:3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91" w:author="Фадеева Светлана Сергеевна" w:date="2024-09-09T18:3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Совет директоров</w:t>
              </w:r>
            </w:ins>
          </w:p>
          <w:p w14:paraId="02A73BEA" w14:textId="77777777" w:rsidR="00AF6F43" w:rsidRPr="000164FD" w:rsidRDefault="00AF6F43" w:rsidP="00AF6F43">
            <w:pPr>
              <w:pStyle w:val="a5"/>
              <w:numPr>
                <w:ilvl w:val="0"/>
                <w:numId w:val="41"/>
              </w:numPr>
              <w:rPr>
                <w:ins w:id="92" w:author="Фадеева Светлана Сергеевна" w:date="2024-09-09T18:3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93" w:author="Фадеева Светлана Сергеевна" w:date="2024-09-09T18:3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Иной орган</w:t>
              </w:r>
            </w:ins>
          </w:p>
          <w:p w14:paraId="294A0D91" w14:textId="77777777" w:rsidR="00AF6F43" w:rsidRPr="000164FD" w:rsidRDefault="00AF6F43" w:rsidP="00AF6F43">
            <w:pPr>
              <w:pStyle w:val="a5"/>
              <w:numPr>
                <w:ilvl w:val="0"/>
                <w:numId w:val="41"/>
              </w:numPr>
              <w:rPr>
                <w:ins w:id="94" w:author="Фадеева Светлана Сергеевна" w:date="2024-09-09T18:35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95" w:author="Фадеева Светлана Сергеевна" w:date="2024-09-09T18:3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Общее собрание</w:t>
              </w:r>
            </w:ins>
          </w:p>
          <w:p w14:paraId="3F25F09B" w14:textId="66D33DC7" w:rsidR="00AF6F43" w:rsidRPr="000164FD" w:rsidRDefault="00AF6F43" w:rsidP="00AF6F43">
            <w:pPr>
              <w:rPr>
                <w:ins w:id="96" w:author="Фадеева Светлана Сергеевна" w:date="2024-09-09T18:35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97" w:author="Фадеева Светлана Сергеевна" w:date="2024-09-09T18:35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С указанием наименования каждой вкладки, в которой находится это значение.</w:t>
              </w:r>
            </w:ins>
            <w:ins w:id="98" w:author="Фадеева Светлана Сергеевна" w:date="2024-09-09T18:4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Вкладка и ее значения разделяются «:».</w:t>
              </w:r>
            </w:ins>
            <w:ins w:id="99" w:author="Фадеева Светлана Сергеевна" w:date="2024-09-09T18:3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Передаем одной строкой, если в одной вкладке несколько значений, передаем </w:t>
              </w:r>
            </w:ins>
            <w:ins w:id="100" w:author="Фадеева Светлана Сергеевна" w:date="2024-09-09T18:4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их </w:t>
              </w:r>
            </w:ins>
            <w:ins w:id="101" w:author="Фадеева Светлана Сергеевна" w:date="2024-09-09T18:3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через запятую, следующая вкладка отделяется </w:t>
              </w:r>
            </w:ins>
            <w:ins w:id="102" w:author="Фадеева Светлана Сергеевна" w:date="2024-09-09T18:37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«;»</w:t>
              </w:r>
            </w:ins>
          </w:p>
          <w:p w14:paraId="61FB4A98" w14:textId="70BF44BB" w:rsidR="00AF6F43" w:rsidRPr="000164FD" w:rsidRDefault="00AF6F43" w:rsidP="00AF6F43">
            <w:pPr>
              <w:rPr>
                <w:ins w:id="103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04" w:author="Фадеева Светлана Сергеевна" w:date="2024-09-09T18:3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Пример</w:t>
              </w:r>
            </w:ins>
            <w:ins w:id="105" w:author="Фадеева Светлана Сергеевна" w:date="2024-09-09T18:38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что передаем по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скринам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выше</w:t>
              </w:r>
            </w:ins>
            <w:ins w:id="106" w:author="Фадеева Светлана Сергеевна" w:date="2024-09-09T18:3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:</w:t>
              </w:r>
            </w:ins>
            <w:ins w:id="107" w:author="Фадеева Светлана Сергеевна" w:date="2024-09-09T18:38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Правление:</w:t>
              </w:r>
            </w:ins>
            <w:ins w:id="108" w:author="Фадеева Светлана Сергеевна" w:date="2024-09-09T18:46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</w:t>
              </w:r>
            </w:ins>
            <w:ins w:id="109" w:author="Фадеева Светлана Сергеевна" w:date="2024-09-09T18:47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Фадеева Светлана Сергеевна; Общее собрание: </w:t>
              </w:r>
            </w:ins>
            <w:proofErr w:type="spellStart"/>
            <w:ins w:id="110" w:author="Фадеева Светлана Сергеевна" w:date="2024-09-09T18:48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Абдалфамид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Орфан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Альхафф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,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Хаффар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Мхд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.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Анас</w:t>
              </w:r>
              <w:proofErr w:type="spellEnd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 xml:space="preserve"> </w:t>
              </w:r>
              <w:proofErr w:type="spellStart"/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Орфан</w:t>
              </w:r>
            </w:ins>
            <w:proofErr w:type="spellEnd"/>
          </w:p>
        </w:tc>
      </w:tr>
      <w:tr w:rsidR="006B14C6" w:rsidRPr="00141063" w14:paraId="4959BE7B" w14:textId="77777777" w:rsidTr="001C2700">
        <w:trPr>
          <w:cantSplit/>
          <w:trHeight w:val="70"/>
          <w:ins w:id="111" w:author="Фадеева Светлана Сергеевна" w:date="2024-09-08T15:02:00Z"/>
        </w:trPr>
        <w:tc>
          <w:tcPr>
            <w:tcW w:w="851" w:type="dxa"/>
          </w:tcPr>
          <w:p w14:paraId="00ECDB89" w14:textId="13F54F59" w:rsidR="006B14C6" w:rsidRPr="000164FD" w:rsidRDefault="006B14C6" w:rsidP="00476A68">
            <w:pPr>
              <w:pStyle w:val="a5"/>
              <w:ind w:left="0"/>
              <w:rPr>
                <w:ins w:id="112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bookmarkStart w:id="113" w:name="_GoBack"/>
            <w:bookmarkEnd w:id="113"/>
            <w:ins w:id="114" w:author="Фадеева Светлана Сергеевна" w:date="2024-09-08T15:0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57</w:t>
              </w:r>
            </w:ins>
          </w:p>
        </w:tc>
        <w:tc>
          <w:tcPr>
            <w:tcW w:w="2273" w:type="dxa"/>
          </w:tcPr>
          <w:p w14:paraId="19AEBE7C" w14:textId="437E48D9" w:rsidR="006B14C6" w:rsidRPr="000164FD" w:rsidRDefault="006B14C6" w:rsidP="00476A68">
            <w:pPr>
              <w:pStyle w:val="a5"/>
              <w:ind w:left="0"/>
              <w:rPr>
                <w:ins w:id="115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116" w:author="Фадеева Светлана Сергеевна" w:date="2024-09-09T17:5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NumRecAccreditation</w:t>
              </w:r>
            </w:ins>
            <w:proofErr w:type="spellEnd"/>
          </w:p>
        </w:tc>
        <w:tc>
          <w:tcPr>
            <w:tcW w:w="1696" w:type="dxa"/>
          </w:tcPr>
          <w:p w14:paraId="5FCE58DD" w14:textId="7522AF30" w:rsidR="006B14C6" w:rsidRPr="000164FD" w:rsidRDefault="006B14C6" w:rsidP="00476A68">
            <w:pPr>
              <w:rPr>
                <w:ins w:id="117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18" w:author="Фадеева Светлана Сергеевна" w:date="2024-09-09T17:5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</w:t>
              </w:r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 \</w:t>
              </w:r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d</w:t>
              </w:r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{1,11}</w:t>
              </w:r>
            </w:ins>
          </w:p>
        </w:tc>
        <w:tc>
          <w:tcPr>
            <w:tcW w:w="992" w:type="dxa"/>
          </w:tcPr>
          <w:p w14:paraId="0A33F602" w14:textId="1304D25D" w:rsidR="006B14C6" w:rsidRPr="000164FD" w:rsidRDefault="006B14C6" w:rsidP="00476A68">
            <w:pPr>
              <w:rPr>
                <w:ins w:id="119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20" w:author="Фадеева Светлана Сергеевна" w:date="2024-09-09T17:5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14448F74" w14:textId="77777777" w:rsidR="006B14C6" w:rsidRPr="000164FD" w:rsidRDefault="006B14C6" w:rsidP="00476A68">
            <w:pPr>
              <w:pStyle w:val="a5"/>
              <w:ind w:left="0"/>
              <w:rPr>
                <w:ins w:id="121" w:author="Фадеева Светлана Сергеевна" w:date="2024-09-09T17:5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22" w:author="Фадеева Светлана Сергеевна" w:date="2024-09-09T17:52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 xml:space="preserve">Тип документа = </w:t>
              </w:r>
              <w:proofErr w:type="spellStart"/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ИнРегНом</w:t>
              </w:r>
              <w:proofErr w:type="spellEnd"/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, передать значение поля «Номер»</w:t>
              </w:r>
            </w:ins>
          </w:p>
          <w:p w14:paraId="0671731C" w14:textId="254016C8" w:rsidR="006B14C6" w:rsidRPr="000164FD" w:rsidRDefault="006B14C6" w:rsidP="00476A68">
            <w:pPr>
              <w:pStyle w:val="a5"/>
              <w:ind w:left="0"/>
              <w:rPr>
                <w:ins w:id="123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24" w:author="Фадеева Светлана Сергеевна" w:date="2024-09-09T17:52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26B6AEA1" wp14:editId="49562443">
                    <wp:extent cx="2203450" cy="366395"/>
                    <wp:effectExtent l="0" t="0" r="6350" b="0"/>
                    <wp:docPr id="110" name="Рисунок 11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2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3663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6B14C6" w:rsidRPr="00141063" w14:paraId="1370672C" w14:textId="77777777" w:rsidTr="001C2700">
        <w:trPr>
          <w:cantSplit/>
          <w:trHeight w:val="70"/>
          <w:ins w:id="125" w:author="Фадеева Светлана Сергеевна" w:date="2024-09-09T14:37:00Z"/>
        </w:trPr>
        <w:tc>
          <w:tcPr>
            <w:tcW w:w="851" w:type="dxa"/>
          </w:tcPr>
          <w:p w14:paraId="159E7331" w14:textId="1482075E" w:rsidR="006B14C6" w:rsidRPr="000164FD" w:rsidRDefault="006B14C6" w:rsidP="00476A68">
            <w:pPr>
              <w:pStyle w:val="a5"/>
              <w:ind w:left="0"/>
              <w:rPr>
                <w:ins w:id="126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27" w:author="Фадеева Светлана Сергеевна" w:date="2024-09-09T14:37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58</w:t>
              </w:r>
            </w:ins>
          </w:p>
        </w:tc>
        <w:tc>
          <w:tcPr>
            <w:tcW w:w="2273" w:type="dxa"/>
          </w:tcPr>
          <w:p w14:paraId="7AB5D0ED" w14:textId="46F182E4" w:rsidR="006B14C6" w:rsidRPr="000164FD" w:rsidRDefault="006B14C6" w:rsidP="00476A68">
            <w:pPr>
              <w:pStyle w:val="a5"/>
              <w:ind w:left="0"/>
              <w:rPr>
                <w:ins w:id="128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129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SerNumLicense</w:t>
              </w:r>
            </w:ins>
            <w:proofErr w:type="spellEnd"/>
          </w:p>
        </w:tc>
        <w:tc>
          <w:tcPr>
            <w:tcW w:w="1696" w:type="dxa"/>
          </w:tcPr>
          <w:p w14:paraId="2C1D01CB" w14:textId="75CD87E2" w:rsidR="006B14C6" w:rsidRPr="000164FD" w:rsidRDefault="006B14C6" w:rsidP="00476A68">
            <w:pPr>
              <w:rPr>
                <w:ins w:id="130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31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 {1,100}</w:t>
              </w:r>
            </w:ins>
          </w:p>
        </w:tc>
        <w:tc>
          <w:tcPr>
            <w:tcW w:w="992" w:type="dxa"/>
          </w:tcPr>
          <w:p w14:paraId="6FDA9F96" w14:textId="62D295E1" w:rsidR="006B14C6" w:rsidRPr="000164FD" w:rsidRDefault="006B14C6" w:rsidP="00476A68">
            <w:pPr>
              <w:rPr>
                <w:ins w:id="132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33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6DC05569" w14:textId="77777777" w:rsidR="006B14C6" w:rsidRPr="000164FD" w:rsidRDefault="006B14C6" w:rsidP="00FE2A25">
            <w:pPr>
              <w:pStyle w:val="a5"/>
              <w:ind w:left="0"/>
              <w:rPr>
                <w:ins w:id="134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35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Серия и номер лицензии</w:t>
              </w:r>
            </w:ins>
          </w:p>
          <w:p w14:paraId="069999D4" w14:textId="77777777" w:rsidR="006B14C6" w:rsidRPr="000164FD" w:rsidRDefault="006B14C6" w:rsidP="00FE2A25">
            <w:pPr>
              <w:pStyle w:val="a5"/>
              <w:ind w:left="0"/>
              <w:rPr>
                <w:ins w:id="136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37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Тип документа = «Лицензия%», отсутствует флаг в «С утратившими силу»:</w:t>
              </w:r>
            </w:ins>
          </w:p>
          <w:p w14:paraId="4DAF1715" w14:textId="77777777" w:rsidR="006B14C6" w:rsidRPr="000164FD" w:rsidRDefault="006B14C6" w:rsidP="00FE2A25">
            <w:pPr>
              <w:pStyle w:val="a5"/>
              <w:ind w:left="0"/>
              <w:rPr>
                <w:ins w:id="138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39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4A250904" wp14:editId="09D7B3CD">
                    <wp:extent cx="994611" cy="467496"/>
                    <wp:effectExtent l="0" t="0" r="0" b="8890"/>
                    <wp:docPr id="128" name="Рисунок 1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28359" cy="48335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51155BE4" w14:textId="77777777" w:rsidR="006B14C6" w:rsidRPr="000164FD" w:rsidRDefault="006B14C6" w:rsidP="00FE2A25">
            <w:pPr>
              <w:pStyle w:val="a5"/>
              <w:ind w:left="0"/>
              <w:rPr>
                <w:ins w:id="140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41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Значение поля «Номер» у действующей лицензии:</w:t>
              </w:r>
            </w:ins>
          </w:p>
          <w:p w14:paraId="31292B57" w14:textId="3B731CCF" w:rsidR="006B14C6" w:rsidRPr="000164FD" w:rsidRDefault="006B14C6" w:rsidP="00476A68">
            <w:pPr>
              <w:pStyle w:val="a5"/>
              <w:ind w:left="0"/>
              <w:rPr>
                <w:ins w:id="142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43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33196EAE" wp14:editId="71B7CD51">
                    <wp:extent cx="2203450" cy="453390"/>
                    <wp:effectExtent l="0" t="0" r="6350" b="3810"/>
                    <wp:docPr id="129" name="Рисунок 12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45339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6B14C6" w:rsidRPr="00141063" w14:paraId="217A9F70" w14:textId="77777777" w:rsidTr="001C2700">
        <w:trPr>
          <w:cantSplit/>
          <w:trHeight w:val="70"/>
          <w:ins w:id="144" w:author="Фадеева Светлана Сергеевна" w:date="2024-09-09T14:37:00Z"/>
        </w:trPr>
        <w:tc>
          <w:tcPr>
            <w:tcW w:w="851" w:type="dxa"/>
          </w:tcPr>
          <w:p w14:paraId="31F55F9E" w14:textId="6722266A" w:rsidR="006B14C6" w:rsidRPr="000164FD" w:rsidRDefault="00AF6F43" w:rsidP="00FE2A25">
            <w:pPr>
              <w:pStyle w:val="a5"/>
              <w:ind w:left="0"/>
              <w:rPr>
                <w:ins w:id="145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46" w:author="Фадеева Светлана Сергеевна" w:date="2024-09-09T18:50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lastRenderedPageBreak/>
                <w:t>59</w:t>
              </w:r>
            </w:ins>
          </w:p>
        </w:tc>
        <w:tc>
          <w:tcPr>
            <w:tcW w:w="2273" w:type="dxa"/>
          </w:tcPr>
          <w:p w14:paraId="2D620FB5" w14:textId="1DC576CA" w:rsidR="006B14C6" w:rsidRPr="000164FD" w:rsidRDefault="006B14C6" w:rsidP="00FE2A25">
            <w:pPr>
              <w:pStyle w:val="a5"/>
              <w:ind w:left="0"/>
              <w:rPr>
                <w:ins w:id="147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148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DateIssueLicense</w:t>
              </w:r>
            </w:ins>
            <w:proofErr w:type="spellEnd"/>
          </w:p>
        </w:tc>
        <w:tc>
          <w:tcPr>
            <w:tcW w:w="1696" w:type="dxa"/>
          </w:tcPr>
          <w:p w14:paraId="26016E65" w14:textId="11BAEE4E" w:rsidR="006B14C6" w:rsidRPr="000164FD" w:rsidRDefault="006B14C6" w:rsidP="00FE2A25">
            <w:pPr>
              <w:pStyle w:val="a5"/>
              <w:ind w:left="0"/>
              <w:rPr>
                <w:ins w:id="149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50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</w:t>
              </w:r>
            </w:ins>
          </w:p>
        </w:tc>
        <w:tc>
          <w:tcPr>
            <w:tcW w:w="992" w:type="dxa"/>
          </w:tcPr>
          <w:p w14:paraId="1FF4D1CA" w14:textId="138217BA" w:rsidR="006B14C6" w:rsidRPr="000164FD" w:rsidRDefault="006B14C6" w:rsidP="00FE2A25">
            <w:pPr>
              <w:rPr>
                <w:ins w:id="151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52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0B9C3183" w14:textId="77777777" w:rsidR="006B14C6" w:rsidRPr="000164FD" w:rsidRDefault="006B14C6" w:rsidP="00FE2A25">
            <w:pPr>
              <w:pStyle w:val="a5"/>
              <w:ind w:left="0"/>
              <w:rPr>
                <w:ins w:id="153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54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Дата выдачи лицензии</w:t>
              </w:r>
            </w:ins>
          </w:p>
          <w:p w14:paraId="02242990" w14:textId="77777777" w:rsidR="006B14C6" w:rsidRPr="000164FD" w:rsidRDefault="006B14C6" w:rsidP="00FE2A25">
            <w:pPr>
              <w:pStyle w:val="a5"/>
              <w:ind w:left="0"/>
              <w:rPr>
                <w:ins w:id="155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56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Тип документа = «Лицензия%», отсутствует флаг в «С утратившими силу»:</w:t>
              </w:r>
            </w:ins>
          </w:p>
          <w:p w14:paraId="405B2AEA" w14:textId="77777777" w:rsidR="006B14C6" w:rsidRPr="000164FD" w:rsidRDefault="006B14C6" w:rsidP="00FE2A25">
            <w:pPr>
              <w:pStyle w:val="a5"/>
              <w:ind w:left="0"/>
              <w:rPr>
                <w:ins w:id="157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58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666F8EC5" wp14:editId="60C519D2">
                    <wp:extent cx="1026695" cy="482576"/>
                    <wp:effectExtent l="0" t="0" r="2540" b="0"/>
                    <wp:docPr id="130" name="Рисунок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1085" cy="49874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048A364B" w14:textId="77777777" w:rsidR="006B14C6" w:rsidRPr="000164FD" w:rsidRDefault="006B14C6" w:rsidP="00FE2A25">
            <w:pPr>
              <w:pStyle w:val="a5"/>
              <w:ind w:left="0"/>
              <w:rPr>
                <w:ins w:id="159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60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Значение поля «Дата выдачи» у действующей лицензии:</w:t>
              </w:r>
            </w:ins>
          </w:p>
          <w:p w14:paraId="0E20F599" w14:textId="45519936" w:rsidR="006B14C6" w:rsidRPr="000164FD" w:rsidRDefault="006B14C6" w:rsidP="00FE2A25">
            <w:pPr>
              <w:pStyle w:val="a5"/>
              <w:ind w:left="0"/>
              <w:rPr>
                <w:ins w:id="161" w:author="Фадеева Светлана Сергеевна" w:date="2024-09-09T14:37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62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047C699B" wp14:editId="33EC0A65">
                    <wp:extent cx="2203450" cy="466725"/>
                    <wp:effectExtent l="0" t="0" r="6350" b="9525"/>
                    <wp:docPr id="131" name="Рисуно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4667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6B14C6" w:rsidRPr="00141063" w14:paraId="6EC761BE" w14:textId="77777777" w:rsidTr="001C2700">
        <w:trPr>
          <w:cantSplit/>
          <w:trHeight w:val="70"/>
          <w:ins w:id="163" w:author="Фадеева Светлана Сергеевна" w:date="2024-09-08T15:02:00Z"/>
        </w:trPr>
        <w:tc>
          <w:tcPr>
            <w:tcW w:w="851" w:type="dxa"/>
          </w:tcPr>
          <w:p w14:paraId="539A6995" w14:textId="4547B47D" w:rsidR="006B14C6" w:rsidRPr="000164FD" w:rsidRDefault="00AF6F43" w:rsidP="00FE2A25">
            <w:pPr>
              <w:pStyle w:val="a5"/>
              <w:ind w:left="0"/>
              <w:rPr>
                <w:ins w:id="164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65" w:author="Фадеева Светлана Сергеевна" w:date="2024-09-09T18:50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60</w:t>
              </w:r>
            </w:ins>
          </w:p>
        </w:tc>
        <w:tc>
          <w:tcPr>
            <w:tcW w:w="2273" w:type="dxa"/>
          </w:tcPr>
          <w:p w14:paraId="65D159C9" w14:textId="16365DF0" w:rsidR="006B14C6" w:rsidRPr="000164FD" w:rsidRDefault="006B14C6" w:rsidP="00FE2A25">
            <w:pPr>
              <w:pStyle w:val="a5"/>
              <w:ind w:left="0"/>
              <w:rPr>
                <w:ins w:id="166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167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AutorityIssuingLicense</w:t>
              </w:r>
            </w:ins>
            <w:proofErr w:type="spellEnd"/>
          </w:p>
        </w:tc>
        <w:tc>
          <w:tcPr>
            <w:tcW w:w="1696" w:type="dxa"/>
          </w:tcPr>
          <w:p w14:paraId="2B6E5A00" w14:textId="2EE055F9" w:rsidR="006B14C6" w:rsidRPr="000164FD" w:rsidRDefault="006B14C6" w:rsidP="00FE2A25">
            <w:pPr>
              <w:pStyle w:val="a5"/>
              <w:ind w:left="0"/>
              <w:rPr>
                <w:ins w:id="168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69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 {1,1000}</w:t>
              </w:r>
            </w:ins>
          </w:p>
        </w:tc>
        <w:tc>
          <w:tcPr>
            <w:tcW w:w="992" w:type="dxa"/>
          </w:tcPr>
          <w:p w14:paraId="437F6DA5" w14:textId="41B70ABA" w:rsidR="006B14C6" w:rsidRPr="000164FD" w:rsidRDefault="006B14C6" w:rsidP="00FE2A25">
            <w:pPr>
              <w:rPr>
                <w:ins w:id="170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71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4EF90698" w14:textId="77777777" w:rsidR="006B14C6" w:rsidRPr="000164FD" w:rsidRDefault="006B14C6" w:rsidP="00FE2A25">
            <w:pPr>
              <w:pStyle w:val="a5"/>
              <w:ind w:left="0"/>
              <w:rPr>
                <w:ins w:id="172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73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Наименование органа, выдавшего лицензию</w:t>
              </w:r>
            </w:ins>
          </w:p>
          <w:p w14:paraId="427ED19B" w14:textId="77777777" w:rsidR="006B14C6" w:rsidRPr="000164FD" w:rsidRDefault="006B14C6" w:rsidP="00FE2A25">
            <w:pPr>
              <w:pStyle w:val="a5"/>
              <w:ind w:left="0"/>
              <w:rPr>
                <w:ins w:id="174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75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Тип документа = «Лицензия%», отсутствует флаг в «С утратившими силу»:</w:t>
              </w:r>
            </w:ins>
          </w:p>
          <w:p w14:paraId="163BFFBA" w14:textId="77777777" w:rsidR="006B14C6" w:rsidRPr="000164FD" w:rsidRDefault="006B14C6" w:rsidP="00FE2A25">
            <w:pPr>
              <w:pStyle w:val="a5"/>
              <w:ind w:left="0"/>
              <w:rPr>
                <w:ins w:id="176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77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35978CB7" wp14:editId="11FE0CF8">
                    <wp:extent cx="1014663" cy="476921"/>
                    <wp:effectExtent l="0" t="0" r="0" b="0"/>
                    <wp:docPr id="132" name="Рисуно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47666" cy="49243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16CE42F0" w14:textId="1D526311" w:rsidR="006B14C6" w:rsidRPr="000164FD" w:rsidRDefault="006B14C6" w:rsidP="00FE2A25">
            <w:pPr>
              <w:pStyle w:val="a5"/>
              <w:ind w:left="0"/>
              <w:rPr>
                <w:ins w:id="178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79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Значение поля «</w:t>
              </w:r>
            </w:ins>
            <w:ins w:id="180" w:author="Фадеева Светлана Сергеевна" w:date="2024-09-09T18:54:00Z">
              <w:r w:rsidR="004858DB"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Кем выдано</w:t>
              </w:r>
            </w:ins>
            <w:ins w:id="181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» у действующей лицензии:</w:t>
              </w:r>
            </w:ins>
          </w:p>
          <w:p w14:paraId="0A9E1CE6" w14:textId="1BC5954F" w:rsidR="006B14C6" w:rsidRPr="000164FD" w:rsidRDefault="004858DB" w:rsidP="00FE2A25">
            <w:pPr>
              <w:pStyle w:val="a5"/>
              <w:ind w:left="0"/>
              <w:rPr>
                <w:ins w:id="182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83" w:author="Фадеева Светлана Сергеевна" w:date="2024-09-09T18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337BC70E" wp14:editId="2E9025F3">
                    <wp:extent cx="2203450" cy="461010"/>
                    <wp:effectExtent l="0" t="0" r="6350" b="0"/>
                    <wp:docPr id="141" name="Рисунок 14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46101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6B14C6" w:rsidRPr="00141063" w14:paraId="10329039" w14:textId="77777777" w:rsidTr="001C2700">
        <w:trPr>
          <w:cantSplit/>
          <w:trHeight w:val="70"/>
          <w:ins w:id="184" w:author="Фадеева Светлана Сергеевна" w:date="2024-09-08T15:02:00Z"/>
        </w:trPr>
        <w:tc>
          <w:tcPr>
            <w:tcW w:w="851" w:type="dxa"/>
          </w:tcPr>
          <w:p w14:paraId="1F171EC1" w14:textId="72EF4F8B" w:rsidR="006B14C6" w:rsidRPr="000164FD" w:rsidRDefault="00AF6F43" w:rsidP="00FE2A25">
            <w:pPr>
              <w:pStyle w:val="a5"/>
              <w:ind w:left="0"/>
              <w:rPr>
                <w:ins w:id="185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86" w:author="Фадеева Светлана Сергеевна" w:date="2024-09-09T18:50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61</w:t>
              </w:r>
            </w:ins>
          </w:p>
        </w:tc>
        <w:tc>
          <w:tcPr>
            <w:tcW w:w="2273" w:type="dxa"/>
          </w:tcPr>
          <w:p w14:paraId="55038297" w14:textId="52CD8D7B" w:rsidR="006B14C6" w:rsidRPr="000164FD" w:rsidRDefault="006B14C6" w:rsidP="00FE2A25">
            <w:pPr>
              <w:pStyle w:val="a5"/>
              <w:ind w:left="0"/>
              <w:rPr>
                <w:ins w:id="187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188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DateValidityLicense</w:t>
              </w:r>
            </w:ins>
            <w:proofErr w:type="spellEnd"/>
          </w:p>
        </w:tc>
        <w:tc>
          <w:tcPr>
            <w:tcW w:w="1696" w:type="dxa"/>
          </w:tcPr>
          <w:p w14:paraId="02B5C8B4" w14:textId="1007163D" w:rsidR="006B14C6" w:rsidRPr="000164FD" w:rsidRDefault="006B14C6" w:rsidP="00FE2A25">
            <w:pPr>
              <w:pStyle w:val="a5"/>
              <w:ind w:left="0"/>
              <w:rPr>
                <w:ins w:id="189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90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</w:t>
              </w:r>
            </w:ins>
          </w:p>
        </w:tc>
        <w:tc>
          <w:tcPr>
            <w:tcW w:w="992" w:type="dxa"/>
          </w:tcPr>
          <w:p w14:paraId="12E15FCF" w14:textId="68E9B59C" w:rsidR="006B14C6" w:rsidRPr="000164FD" w:rsidRDefault="006B14C6" w:rsidP="00FE2A25">
            <w:pPr>
              <w:rPr>
                <w:ins w:id="191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192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1F6CDF06" w14:textId="77777777" w:rsidR="006B14C6" w:rsidRPr="000164FD" w:rsidRDefault="006B14C6" w:rsidP="00FE2A25">
            <w:pPr>
              <w:pStyle w:val="a5"/>
              <w:ind w:left="0"/>
              <w:rPr>
                <w:ins w:id="193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94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Дата окончания действия лицензии</w:t>
              </w:r>
            </w:ins>
          </w:p>
          <w:p w14:paraId="2EB4A5B9" w14:textId="77777777" w:rsidR="006B14C6" w:rsidRPr="000164FD" w:rsidRDefault="006B14C6" w:rsidP="00FE2A25">
            <w:pPr>
              <w:pStyle w:val="a5"/>
              <w:ind w:left="0"/>
              <w:rPr>
                <w:ins w:id="195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196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Тип документа = «Лицензия%», отсутствует флаг в «С утратившими силу»:</w:t>
              </w:r>
            </w:ins>
          </w:p>
          <w:p w14:paraId="63467B0E" w14:textId="77777777" w:rsidR="006B14C6" w:rsidRPr="000164FD" w:rsidRDefault="006B14C6" w:rsidP="00FE2A25">
            <w:pPr>
              <w:pStyle w:val="a5"/>
              <w:ind w:left="0"/>
              <w:rPr>
                <w:ins w:id="197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198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37D59781" wp14:editId="1821FC38">
                    <wp:extent cx="1026695" cy="482576"/>
                    <wp:effectExtent l="0" t="0" r="2540" b="0"/>
                    <wp:docPr id="134" name="Рисунок 13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1085" cy="49874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21EBA18D" w14:textId="77777777" w:rsidR="006B14C6" w:rsidRPr="000164FD" w:rsidRDefault="006B14C6" w:rsidP="00FE2A25">
            <w:pPr>
              <w:pStyle w:val="a5"/>
              <w:ind w:left="0"/>
              <w:rPr>
                <w:ins w:id="199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200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Значение поля «Действительно до» у действующей лицензии:</w:t>
              </w:r>
            </w:ins>
          </w:p>
          <w:p w14:paraId="6B254770" w14:textId="67A1736A" w:rsidR="006B14C6" w:rsidRPr="000164FD" w:rsidRDefault="006B14C6" w:rsidP="00FE2A25">
            <w:pPr>
              <w:pStyle w:val="a5"/>
              <w:ind w:left="0"/>
              <w:rPr>
                <w:ins w:id="201" w:author="Фадеева Светлана Сергеевна" w:date="2024-09-08T15:02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202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6AD5A757" wp14:editId="21819AE3">
                    <wp:extent cx="2203450" cy="450850"/>
                    <wp:effectExtent l="0" t="0" r="6350" b="6350"/>
                    <wp:docPr id="135" name="Рисунок 13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45085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6B14C6" w:rsidRPr="00141063" w14:paraId="093AE7E6" w14:textId="77777777" w:rsidTr="001C2700">
        <w:trPr>
          <w:cantSplit/>
          <w:trHeight w:val="70"/>
          <w:ins w:id="203" w:author="Фадеева Светлана Сергеевна" w:date="2024-09-08T15:03:00Z"/>
        </w:trPr>
        <w:tc>
          <w:tcPr>
            <w:tcW w:w="851" w:type="dxa"/>
          </w:tcPr>
          <w:p w14:paraId="609E80FF" w14:textId="75A88A3E" w:rsidR="006B14C6" w:rsidRPr="000164FD" w:rsidRDefault="006B14C6" w:rsidP="00AF6F43">
            <w:pPr>
              <w:pStyle w:val="a5"/>
              <w:ind w:left="0"/>
              <w:rPr>
                <w:ins w:id="204" w:author="Фадеева Светлана Сергеевна" w:date="2024-09-08T15:03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205" w:author="Фадеева Светлана Сергеевна" w:date="2024-09-08T15:03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6</w:t>
              </w:r>
            </w:ins>
            <w:ins w:id="206" w:author="Фадеева Светлана Сергеевна" w:date="2024-09-09T18:51:00Z">
              <w:r w:rsidR="00AF6F43"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2</w:t>
              </w:r>
            </w:ins>
          </w:p>
        </w:tc>
        <w:tc>
          <w:tcPr>
            <w:tcW w:w="2273" w:type="dxa"/>
          </w:tcPr>
          <w:p w14:paraId="3BC7A382" w14:textId="4D71181A" w:rsidR="006B14C6" w:rsidRPr="000164FD" w:rsidRDefault="006B14C6" w:rsidP="00FE2A25">
            <w:pPr>
              <w:pStyle w:val="a5"/>
              <w:ind w:left="0"/>
              <w:rPr>
                <w:ins w:id="207" w:author="Фадеева Светлана Сергеевна" w:date="2024-09-08T15:03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proofErr w:type="spellStart"/>
            <w:ins w:id="208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NameActivityLicense</w:t>
              </w:r>
            </w:ins>
            <w:proofErr w:type="spellEnd"/>
          </w:p>
        </w:tc>
        <w:tc>
          <w:tcPr>
            <w:tcW w:w="1696" w:type="dxa"/>
          </w:tcPr>
          <w:p w14:paraId="74D88924" w14:textId="22416F3A" w:rsidR="006B14C6" w:rsidRPr="000164FD" w:rsidRDefault="006B14C6" w:rsidP="00FE2A25">
            <w:pPr>
              <w:pStyle w:val="a5"/>
              <w:ind w:left="0"/>
              <w:rPr>
                <w:ins w:id="209" w:author="Фадеева Светлана Сергеевна" w:date="2024-09-08T15:03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210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text {1,1000}</w:t>
              </w:r>
            </w:ins>
          </w:p>
        </w:tc>
        <w:tc>
          <w:tcPr>
            <w:tcW w:w="992" w:type="dxa"/>
          </w:tcPr>
          <w:p w14:paraId="32121EE4" w14:textId="264B6DED" w:rsidR="006B14C6" w:rsidRPr="000164FD" w:rsidRDefault="006B14C6" w:rsidP="00FE2A25">
            <w:pPr>
              <w:rPr>
                <w:ins w:id="211" w:author="Фадеева Светлана Сергеевна" w:date="2024-09-08T15:03:00Z"/>
                <w:rFonts w:ascii="Arial" w:hAnsi="Arial" w:cs="Arial"/>
                <w:sz w:val="20"/>
                <w:szCs w:val="20"/>
                <w:highlight w:val="yellow"/>
                <w:lang w:val="en-US" w:eastAsia="ru-RU"/>
              </w:rPr>
            </w:pPr>
            <w:ins w:id="212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val="en-US" w:eastAsia="ru-RU"/>
                </w:rPr>
                <w:t>Output</w:t>
              </w:r>
            </w:ins>
          </w:p>
        </w:tc>
        <w:tc>
          <w:tcPr>
            <w:tcW w:w="3686" w:type="dxa"/>
          </w:tcPr>
          <w:p w14:paraId="399ECE23" w14:textId="77777777" w:rsidR="006B14C6" w:rsidRPr="000164FD" w:rsidRDefault="006B14C6" w:rsidP="00FE2A25">
            <w:pPr>
              <w:pStyle w:val="a5"/>
              <w:ind w:left="0"/>
              <w:rPr>
                <w:ins w:id="213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214" w:author="Фадеева Светлана Сергеевна" w:date="2024-09-09T17:54:00Z">
              <w:r w:rsidRPr="000164FD">
                <w:rPr>
                  <w:rFonts w:ascii="Arial" w:hAnsi="Arial" w:cs="Arial"/>
                  <w:sz w:val="20"/>
                  <w:szCs w:val="20"/>
                  <w:highlight w:val="yellow"/>
                  <w:lang w:eastAsia="ru-RU"/>
                </w:rPr>
                <w:t>Наименование лицензируемого вида деятельности</w:t>
              </w:r>
            </w:ins>
          </w:p>
          <w:p w14:paraId="1C56EDE2" w14:textId="77777777" w:rsidR="006B14C6" w:rsidRPr="000164FD" w:rsidRDefault="006B14C6" w:rsidP="00FE2A25">
            <w:pPr>
              <w:pStyle w:val="a5"/>
              <w:ind w:left="0"/>
              <w:rPr>
                <w:ins w:id="215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216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Тип документа = «Лицензия%», отсутствует флаг в «С утратившими силу»:</w:t>
              </w:r>
            </w:ins>
          </w:p>
          <w:p w14:paraId="4DF0B06C" w14:textId="77777777" w:rsidR="006B14C6" w:rsidRPr="000164FD" w:rsidRDefault="006B14C6" w:rsidP="00FE2A25">
            <w:pPr>
              <w:pStyle w:val="a5"/>
              <w:ind w:left="0"/>
              <w:rPr>
                <w:ins w:id="217" w:author="Фадеева Светлана Сергеевна" w:date="2024-09-09T17:54:00Z"/>
                <w:rFonts w:ascii="Arial" w:hAnsi="Arial" w:cs="Arial"/>
                <w:sz w:val="20"/>
                <w:szCs w:val="20"/>
                <w:highlight w:val="yellow"/>
                <w:lang w:eastAsia="ru-RU"/>
              </w:rPr>
            </w:pPr>
            <w:ins w:id="218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6A60A04E" wp14:editId="17F2BC76">
                    <wp:extent cx="1026695" cy="482576"/>
                    <wp:effectExtent l="0" t="0" r="2540" b="0"/>
                    <wp:docPr id="136" name="Рисунок 13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61085" cy="49874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25ACF75A" w14:textId="77777777" w:rsidR="006B14C6" w:rsidRPr="000164FD" w:rsidRDefault="006B14C6" w:rsidP="00FE2A25">
            <w:pPr>
              <w:pStyle w:val="a5"/>
              <w:ind w:left="0"/>
              <w:rPr>
                <w:ins w:id="219" w:author="Фадеева Светлана Сергеевна" w:date="2024-09-09T17:54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220" w:author="Фадеева Светлана Сергеевна" w:date="2024-09-09T17:54:00Z">
              <w:r w:rsidRPr="000164FD">
                <w:rPr>
                  <w:rFonts w:ascii="Arial" w:hAnsi="Arial" w:cs="Arial"/>
                  <w:sz w:val="18"/>
                  <w:szCs w:val="18"/>
                  <w:highlight w:val="yellow"/>
                  <w:lang w:eastAsia="ru-RU"/>
                </w:rPr>
                <w:t>Значение поля «Комментарий» у действующей лицензии:</w:t>
              </w:r>
            </w:ins>
          </w:p>
          <w:p w14:paraId="7C37F18F" w14:textId="779A028C" w:rsidR="006B14C6" w:rsidRPr="000164FD" w:rsidRDefault="006B14C6" w:rsidP="00FE2A25">
            <w:pPr>
              <w:pStyle w:val="a5"/>
              <w:ind w:left="0"/>
              <w:rPr>
                <w:ins w:id="221" w:author="Фадеева Светлана Сергеевна" w:date="2024-09-08T15:03:00Z"/>
                <w:rFonts w:ascii="Arial" w:hAnsi="Arial" w:cs="Arial"/>
                <w:sz w:val="18"/>
                <w:szCs w:val="18"/>
                <w:highlight w:val="yellow"/>
                <w:lang w:eastAsia="ru-RU"/>
              </w:rPr>
            </w:pPr>
            <w:ins w:id="222" w:author="Фадеева Светлана Сергеевна" w:date="2024-09-09T17:54:00Z">
              <w:r w:rsidRPr="000164FD">
                <w:rPr>
                  <w:noProof/>
                  <w:highlight w:val="yellow"/>
                  <w:lang w:eastAsia="ru-RU"/>
                </w:rPr>
                <w:drawing>
                  <wp:inline distT="0" distB="0" distL="0" distR="0" wp14:anchorId="5634B277" wp14:editId="3EAF5087">
                    <wp:extent cx="2203450" cy="457835"/>
                    <wp:effectExtent l="0" t="0" r="6350" b="0"/>
                    <wp:docPr id="137" name="Рисунок 13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3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03450" cy="45783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</w:tbl>
    <w:p w14:paraId="1BCB2EFF" w14:textId="77777777" w:rsidR="00F9408F" w:rsidRPr="00E51672" w:rsidRDefault="00F9408F" w:rsidP="00F41DF1">
      <w:pPr>
        <w:rPr>
          <w:color w:val="1F497D"/>
        </w:rPr>
      </w:pPr>
    </w:p>
    <w:p w14:paraId="3FA9FAB5" w14:textId="77777777" w:rsidR="00860E34" w:rsidRPr="00E51672" w:rsidRDefault="00F41DF1" w:rsidP="00F41DF1">
      <w:pPr>
        <w:rPr>
          <w:rFonts w:ascii="Arial" w:hAnsi="Arial" w:cs="Arial"/>
          <w:b/>
          <w:color w:val="FF0000"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color w:val="FF0000"/>
          <w:sz w:val="20"/>
          <w:szCs w:val="20"/>
          <w:lang w:eastAsia="ru-RU"/>
        </w:rPr>
        <w:t xml:space="preserve"> </w:t>
      </w:r>
    </w:p>
    <w:p w14:paraId="06C0A466" w14:textId="127E05CC" w:rsidR="00470BC1" w:rsidRPr="00E51672" w:rsidRDefault="00A04249" w:rsidP="008B20CB">
      <w:pPr>
        <w:rPr>
          <w:rFonts w:ascii="Arial" w:hAnsi="Arial" w:cs="Arial"/>
          <w:b/>
          <w:color w:val="FF0000"/>
          <w:sz w:val="20"/>
          <w:szCs w:val="20"/>
          <w:u w:val="single"/>
          <w:lang w:eastAsia="ru-RU"/>
        </w:rPr>
      </w:pPr>
      <w:r w:rsidRPr="00E51672">
        <w:rPr>
          <w:rFonts w:ascii="Arial" w:hAnsi="Arial" w:cs="Arial"/>
          <w:b/>
          <w:color w:val="FF0000"/>
          <w:sz w:val="20"/>
          <w:szCs w:val="20"/>
          <w:lang w:eastAsia="ru-RU"/>
        </w:rPr>
        <w:br w:type="page"/>
      </w:r>
      <w:r w:rsidR="00D17697" w:rsidRPr="00E51672">
        <w:rPr>
          <w:rFonts w:ascii="Arial" w:hAnsi="Arial" w:cs="Arial"/>
          <w:b/>
          <w:color w:val="FF0000"/>
          <w:sz w:val="20"/>
          <w:szCs w:val="20"/>
          <w:u w:val="single"/>
          <w:lang w:eastAsia="ru-RU"/>
        </w:rPr>
        <w:lastRenderedPageBreak/>
        <w:t>Настройка!!!</w:t>
      </w:r>
    </w:p>
    <w:p w14:paraId="7C5C3658" w14:textId="77777777" w:rsidR="00470BC1" w:rsidRPr="00E51672" w:rsidRDefault="00470BC1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12AE90BF" w14:textId="1EA1EA1C" w:rsidR="007566BE" w:rsidRPr="00E51672" w:rsidRDefault="007566BE" w:rsidP="00F9408F">
      <w:pPr>
        <w:pStyle w:val="a5"/>
        <w:numPr>
          <w:ilvl w:val="0"/>
          <w:numId w:val="1"/>
        </w:numPr>
        <w:rPr>
          <w:rFonts w:ascii="Arial" w:hAnsi="Arial" w:cs="Arial"/>
          <w:b/>
          <w:lang w:eastAsia="ru-RU"/>
        </w:rPr>
      </w:pPr>
      <w:r w:rsidRPr="00E51672">
        <w:rPr>
          <w:rFonts w:ascii="Arial" w:hAnsi="Arial" w:cs="Arial"/>
          <w:b/>
          <w:lang w:eastAsia="ru-RU"/>
        </w:rPr>
        <w:t>Процедура (</w:t>
      </w:r>
      <w:proofErr w:type="spellStart"/>
      <w:r w:rsidRPr="00E51672">
        <w:rPr>
          <w:rFonts w:ascii="Arial" w:hAnsi="Arial" w:cs="Arial"/>
          <w:b/>
          <w:lang w:eastAsia="ru-RU"/>
        </w:rPr>
        <w:t>диспатч</w:t>
      </w:r>
      <w:proofErr w:type="spellEnd"/>
      <w:r w:rsidRPr="00E51672">
        <w:rPr>
          <w:rFonts w:ascii="Arial" w:hAnsi="Arial" w:cs="Arial"/>
          <w:b/>
          <w:lang w:eastAsia="ru-RU"/>
        </w:rPr>
        <w:t xml:space="preserve">) </w:t>
      </w:r>
      <w:bookmarkStart w:id="223" w:name="DSP_MoveToNextNode"/>
      <w:proofErr w:type="spellStart"/>
      <w:r w:rsidRPr="00E51672">
        <w:rPr>
          <w:rFonts w:ascii="Arial" w:hAnsi="Arial" w:cs="Arial"/>
          <w:b/>
          <w:lang w:eastAsia="ru-RU"/>
        </w:rPr>
        <w:t>DSP_MoveToNextNode</w:t>
      </w:r>
      <w:bookmarkEnd w:id="223"/>
      <w:proofErr w:type="spellEnd"/>
      <w:r w:rsidR="00682B91" w:rsidRPr="00E51672">
        <w:rPr>
          <w:rFonts w:ascii="Arial" w:hAnsi="Arial" w:cs="Arial"/>
          <w:b/>
          <w:lang w:eastAsia="ru-RU"/>
        </w:rPr>
        <w:t xml:space="preserve"> (</w:t>
      </w:r>
      <w:r w:rsidR="00682B91" w:rsidRPr="00E51672">
        <w:rPr>
          <w:rFonts w:ascii="Arial" w:hAnsi="Arial" w:cs="Arial"/>
          <w:b/>
          <w:color w:val="FF0000"/>
          <w:lang w:eastAsia="ru-RU"/>
        </w:rPr>
        <w:t>требуется проработка и разработка)</w:t>
      </w:r>
    </w:p>
    <w:p w14:paraId="487BC0F5" w14:textId="25B0FB98" w:rsidR="007566BE" w:rsidRPr="00E51672" w:rsidRDefault="007566BE" w:rsidP="007566BE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>Внести изменения и выполнить доработки для перевода платежных документов ЮЛ по состояниям</w:t>
      </w:r>
    </w:p>
    <w:p w14:paraId="11B0CB1E" w14:textId="466CE9A8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</w:p>
    <w:p w14:paraId="5B4CAEDE" w14:textId="528D8613" w:rsidR="008D05E4" w:rsidRPr="00E51672" w:rsidRDefault="008E76DB" w:rsidP="007566BE">
      <w:pPr>
        <w:pStyle w:val="a5"/>
        <w:ind w:left="1068"/>
        <w:rPr>
          <w:rFonts w:ascii="Arial" w:hAnsi="Arial" w:cs="Arial"/>
          <w:u w:val="single"/>
          <w:lang w:eastAsia="ru-RU"/>
        </w:rPr>
      </w:pPr>
      <w:r w:rsidRPr="00E51672">
        <w:rPr>
          <w:rFonts w:ascii="Arial" w:hAnsi="Arial" w:cs="Arial"/>
          <w:u w:val="single"/>
          <w:lang w:eastAsia="ru-RU"/>
        </w:rPr>
        <w:t xml:space="preserve">9.1 </w:t>
      </w:r>
      <w:r w:rsidR="008D05E4" w:rsidRPr="00E51672">
        <w:rPr>
          <w:rFonts w:ascii="Arial" w:hAnsi="Arial" w:cs="Arial"/>
          <w:u w:val="single"/>
          <w:lang w:eastAsia="ru-RU"/>
        </w:rPr>
        <w:t xml:space="preserve">Добавить код контроля документа ЮЛ по цифровому рублю в состоянии </w:t>
      </w:r>
      <w:r w:rsidR="008D05E4" w:rsidRPr="00E51672">
        <w:rPr>
          <w:rFonts w:ascii="Arial" w:hAnsi="Arial" w:cs="Arial"/>
          <w:b/>
          <w:u w:val="single"/>
          <w:lang w:eastAsia="ru-RU"/>
        </w:rPr>
        <w:t>'2.</w:t>
      </w:r>
      <w:proofErr w:type="gramStart"/>
      <w:r w:rsidR="008D05E4" w:rsidRPr="00E51672">
        <w:rPr>
          <w:rFonts w:ascii="Arial" w:hAnsi="Arial" w:cs="Arial"/>
          <w:b/>
          <w:u w:val="single"/>
          <w:lang w:eastAsia="ru-RU"/>
        </w:rPr>
        <w:t>1.Контро</w:t>
      </w:r>
      <w:proofErr w:type="gramEnd"/>
      <w:r w:rsidR="008D05E4" w:rsidRPr="00E51672">
        <w:rPr>
          <w:rFonts w:ascii="Arial" w:hAnsi="Arial" w:cs="Arial"/>
          <w:b/>
          <w:u w:val="single"/>
          <w:lang w:eastAsia="ru-RU"/>
        </w:rPr>
        <w:t>'</w:t>
      </w:r>
      <w:r w:rsidR="000A39E0" w:rsidRPr="00E51672">
        <w:rPr>
          <w:rFonts w:ascii="Arial" w:hAnsi="Arial" w:cs="Arial"/>
          <w:u w:val="single"/>
          <w:lang w:eastAsia="ru-RU"/>
        </w:rPr>
        <w:t xml:space="preserve"> и перевод документа в состояние </w:t>
      </w:r>
      <w:r w:rsidR="000A39E0" w:rsidRPr="00E51672">
        <w:rPr>
          <w:rFonts w:ascii="Arial" w:hAnsi="Arial" w:cs="Arial"/>
          <w:b/>
          <w:u w:val="single"/>
          <w:lang w:eastAsia="ru-RU"/>
        </w:rPr>
        <w:t>'3.1.ВводTx'</w:t>
      </w:r>
      <w:r w:rsidR="000A39E0" w:rsidRPr="00E51672">
        <w:rPr>
          <w:rFonts w:ascii="Arial" w:hAnsi="Arial" w:cs="Arial"/>
          <w:u w:val="single"/>
          <w:lang w:eastAsia="ru-RU"/>
        </w:rPr>
        <w:t>.</w:t>
      </w:r>
    </w:p>
    <w:p w14:paraId="30BAC9A4" w14:textId="2F6C015D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</w:p>
    <w:p w14:paraId="5D7D1072" w14:textId="4D8ACF4A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>Условия и параметры контроля документа:</w:t>
      </w:r>
    </w:p>
    <w:p w14:paraId="30F41EA3" w14:textId="2C47816F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>- ФО (</w:t>
      </w:r>
      <w:proofErr w:type="spellStart"/>
      <w:r w:rsidRPr="00E51672">
        <w:rPr>
          <w:rFonts w:ascii="Arial" w:hAnsi="Arial" w:cs="Arial"/>
          <w:lang w:val="en-US" w:eastAsia="ru-RU"/>
        </w:rPr>
        <w:t>InstrumentID</w:t>
      </w:r>
      <w:proofErr w:type="spellEnd"/>
      <w:r w:rsidRPr="00E51672">
        <w:rPr>
          <w:rFonts w:ascii="Arial" w:hAnsi="Arial" w:cs="Arial"/>
          <w:lang w:eastAsia="ru-RU"/>
        </w:rPr>
        <w:t>=1880) = **</w:t>
      </w:r>
      <w:proofErr w:type="spellStart"/>
      <w:r w:rsidRPr="00E51672">
        <w:rPr>
          <w:rFonts w:ascii="Arial" w:hAnsi="Arial" w:cs="Arial"/>
          <w:lang w:eastAsia="ru-RU"/>
        </w:rPr>
        <w:t>ПлатПор</w:t>
      </w:r>
      <w:proofErr w:type="spellEnd"/>
    </w:p>
    <w:p w14:paraId="4E3D4921" w14:textId="1D6071F8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- Состояние = </w:t>
      </w:r>
      <w:r w:rsidRPr="00E51672">
        <w:rPr>
          <w:rFonts w:ascii="Arial" w:hAnsi="Arial" w:cs="Arial"/>
          <w:b/>
          <w:lang w:eastAsia="ru-RU"/>
        </w:rPr>
        <w:t>'2.</w:t>
      </w:r>
      <w:proofErr w:type="gramStart"/>
      <w:r w:rsidRPr="00E51672">
        <w:rPr>
          <w:rFonts w:ascii="Arial" w:hAnsi="Arial" w:cs="Arial"/>
          <w:b/>
          <w:lang w:eastAsia="ru-RU"/>
        </w:rPr>
        <w:t>1.Контро</w:t>
      </w:r>
      <w:proofErr w:type="gramEnd"/>
      <w:r w:rsidRPr="00E51672">
        <w:rPr>
          <w:rFonts w:ascii="Arial" w:hAnsi="Arial" w:cs="Arial"/>
          <w:b/>
          <w:lang w:eastAsia="ru-RU"/>
        </w:rPr>
        <w:t>'</w:t>
      </w:r>
    </w:p>
    <w:p w14:paraId="1800F669" w14:textId="016F768D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- </w:t>
      </w:r>
      <w:r w:rsidRPr="00E51672">
        <w:rPr>
          <w:rFonts w:ascii="Arial" w:hAnsi="Arial" w:cs="Arial"/>
          <w:lang w:val="en-US" w:eastAsia="ru-RU"/>
        </w:rPr>
        <w:t>GUON</w:t>
      </w:r>
      <w:r w:rsidRPr="00E51672">
        <w:rPr>
          <w:rFonts w:ascii="Arial" w:hAnsi="Arial" w:cs="Arial"/>
          <w:lang w:eastAsia="ru-RU"/>
        </w:rPr>
        <w:t xml:space="preserve"> = есть значение. Не </w:t>
      </w:r>
      <w:proofErr w:type="gramStart"/>
      <w:r w:rsidRPr="00E51672">
        <w:rPr>
          <w:rFonts w:ascii="Arial" w:hAnsi="Arial" w:cs="Arial"/>
          <w:lang w:val="en-US" w:eastAsia="ru-RU"/>
        </w:rPr>
        <w:t>NULL</w:t>
      </w:r>
      <w:r w:rsidRPr="00E51672">
        <w:rPr>
          <w:rFonts w:ascii="Arial" w:hAnsi="Arial" w:cs="Arial"/>
          <w:lang w:eastAsia="ru-RU"/>
        </w:rPr>
        <w:t xml:space="preserve">  и</w:t>
      </w:r>
      <w:proofErr w:type="gramEnd"/>
      <w:r w:rsidRPr="00E51672">
        <w:rPr>
          <w:rFonts w:ascii="Arial" w:hAnsi="Arial" w:cs="Arial"/>
          <w:lang w:eastAsia="ru-RU"/>
        </w:rPr>
        <w:t xml:space="preserve"> не Пусто</w:t>
      </w:r>
    </w:p>
    <w:p w14:paraId="2C23BF4A" w14:textId="0F848B79" w:rsidR="00F77520" w:rsidRPr="00E51672" w:rsidRDefault="00F77520" w:rsidP="007566BE">
      <w:pPr>
        <w:pStyle w:val="a5"/>
        <w:ind w:left="1068"/>
        <w:rPr>
          <w:rFonts w:ascii="Arial" w:hAnsi="Arial" w:cs="Arial"/>
          <w:color w:val="FF0000"/>
          <w:lang w:eastAsia="ru-RU"/>
        </w:rPr>
      </w:pPr>
      <w:r w:rsidRPr="00E51672">
        <w:rPr>
          <w:rFonts w:ascii="Arial" w:hAnsi="Arial" w:cs="Arial"/>
          <w:color w:val="FF0000"/>
          <w:lang w:eastAsia="ru-RU"/>
        </w:rPr>
        <w:t>- Пользователь сессии (</w:t>
      </w:r>
      <w:proofErr w:type="spellStart"/>
      <w:r w:rsidRPr="00E51672">
        <w:rPr>
          <w:rFonts w:ascii="Arial" w:hAnsi="Arial" w:cs="Arial"/>
          <w:color w:val="FF0000"/>
          <w:lang w:val="en-US" w:eastAsia="ru-RU"/>
        </w:rPr>
        <w:t>suser</w:t>
      </w:r>
      <w:proofErr w:type="spellEnd"/>
      <w:r w:rsidRPr="00E51672">
        <w:rPr>
          <w:rFonts w:ascii="Arial" w:hAnsi="Arial" w:cs="Arial"/>
          <w:color w:val="FF0000"/>
          <w:lang w:eastAsia="ru-RU"/>
        </w:rPr>
        <w:t>_</w:t>
      </w:r>
      <w:proofErr w:type="gramStart"/>
      <w:r w:rsidRPr="00E51672">
        <w:rPr>
          <w:rFonts w:ascii="Arial" w:hAnsi="Arial" w:cs="Arial"/>
          <w:color w:val="FF0000"/>
          <w:lang w:val="en-US" w:eastAsia="ru-RU"/>
        </w:rPr>
        <w:t>name</w:t>
      </w:r>
      <w:r w:rsidRPr="00E51672">
        <w:rPr>
          <w:rFonts w:ascii="Arial" w:hAnsi="Arial" w:cs="Arial"/>
          <w:color w:val="FF0000"/>
          <w:lang w:eastAsia="ru-RU"/>
        </w:rPr>
        <w:t>(</w:t>
      </w:r>
      <w:proofErr w:type="gramEnd"/>
      <w:r w:rsidRPr="00E51672">
        <w:rPr>
          <w:rFonts w:ascii="Arial" w:hAnsi="Arial" w:cs="Arial"/>
          <w:color w:val="FF0000"/>
          <w:lang w:eastAsia="ru-RU"/>
        </w:rPr>
        <w:t>)) = ДОП ПАРАМЕТР. Надо уточнить необходимость.</w:t>
      </w:r>
    </w:p>
    <w:p w14:paraId="6AE75987" w14:textId="5270A74C" w:rsidR="000B6C64" w:rsidRPr="00E51672" w:rsidRDefault="000B6C64" w:rsidP="007566BE">
      <w:pPr>
        <w:pStyle w:val="a5"/>
        <w:ind w:left="1068"/>
        <w:rPr>
          <w:rFonts w:ascii="Arial" w:hAnsi="Arial" w:cs="Arial"/>
          <w:lang w:eastAsia="ru-RU"/>
        </w:rPr>
      </w:pPr>
    </w:p>
    <w:p w14:paraId="46CEEF32" w14:textId="1A157B75" w:rsidR="000B6C64" w:rsidRPr="00E51672" w:rsidRDefault="000B6C64" w:rsidP="007566BE">
      <w:pPr>
        <w:pStyle w:val="a5"/>
        <w:ind w:left="1068"/>
        <w:rPr>
          <w:rFonts w:ascii="Arial" w:hAnsi="Arial" w:cs="Arial"/>
          <w:b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Если </w:t>
      </w:r>
      <w:r w:rsidR="00BA7B31" w:rsidRPr="00E51672">
        <w:rPr>
          <w:rFonts w:ascii="Arial" w:hAnsi="Arial" w:cs="Arial"/>
          <w:lang w:eastAsia="ru-RU"/>
        </w:rPr>
        <w:t xml:space="preserve">условия контроля выполняются, выполняем перевод документа в состояние </w:t>
      </w:r>
      <w:r w:rsidR="00BA7B31" w:rsidRPr="00E51672">
        <w:rPr>
          <w:rFonts w:ascii="Arial" w:hAnsi="Arial" w:cs="Arial"/>
          <w:b/>
          <w:lang w:eastAsia="ru-RU"/>
        </w:rPr>
        <w:t>'3.</w:t>
      </w:r>
      <w:proofErr w:type="gramStart"/>
      <w:r w:rsidR="00BA7B31" w:rsidRPr="00E51672">
        <w:rPr>
          <w:rFonts w:ascii="Arial" w:hAnsi="Arial" w:cs="Arial"/>
          <w:b/>
          <w:lang w:eastAsia="ru-RU"/>
        </w:rPr>
        <w:t>1.Ввод</w:t>
      </w:r>
      <w:proofErr w:type="gramEnd"/>
      <w:r w:rsidR="00BA7B31" w:rsidRPr="00E51672">
        <w:rPr>
          <w:rFonts w:ascii="Arial" w:hAnsi="Arial" w:cs="Arial"/>
          <w:b/>
          <w:lang w:eastAsia="ru-RU"/>
        </w:rPr>
        <w:t>Tx'</w:t>
      </w:r>
      <w:r w:rsidR="005E6119" w:rsidRPr="00E51672">
        <w:rPr>
          <w:rFonts w:ascii="Arial" w:hAnsi="Arial" w:cs="Arial"/>
          <w:b/>
          <w:lang w:eastAsia="ru-RU"/>
        </w:rPr>
        <w:t>.</w:t>
      </w:r>
    </w:p>
    <w:p w14:paraId="452DEDE7" w14:textId="76EF717C" w:rsidR="005E6119" w:rsidRPr="00E51672" w:rsidRDefault="005E6119" w:rsidP="007566BE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Если условия контроля не выполнены, </w:t>
      </w:r>
      <w:r w:rsidR="001220EF" w:rsidRPr="00E51672">
        <w:rPr>
          <w:rFonts w:ascii="Arial" w:hAnsi="Arial" w:cs="Arial"/>
          <w:lang w:eastAsia="ru-RU"/>
        </w:rPr>
        <w:t xml:space="preserve">ничего не </w:t>
      </w:r>
      <w:proofErr w:type="spellStart"/>
      <w:r w:rsidR="001220EF" w:rsidRPr="00E51672">
        <w:rPr>
          <w:rFonts w:ascii="Arial" w:hAnsi="Arial" w:cs="Arial"/>
          <w:lang w:eastAsia="ru-RU"/>
        </w:rPr>
        <w:t>далаем</w:t>
      </w:r>
      <w:proofErr w:type="spellEnd"/>
      <w:r w:rsidRPr="00E51672">
        <w:rPr>
          <w:rFonts w:ascii="Arial" w:hAnsi="Arial" w:cs="Arial"/>
          <w:lang w:eastAsia="ru-RU"/>
        </w:rPr>
        <w:t>.</w:t>
      </w:r>
    </w:p>
    <w:p w14:paraId="0350EBBF" w14:textId="77777777" w:rsidR="000B6C64" w:rsidRPr="00E51672" w:rsidRDefault="000B6C64" w:rsidP="007566BE">
      <w:pPr>
        <w:pStyle w:val="a5"/>
        <w:ind w:left="1068"/>
        <w:rPr>
          <w:rFonts w:ascii="Arial" w:hAnsi="Arial" w:cs="Arial"/>
          <w:lang w:eastAsia="ru-RU"/>
        </w:rPr>
      </w:pPr>
    </w:p>
    <w:p w14:paraId="63FD1CD7" w14:textId="27D6FE39" w:rsidR="001D4DC7" w:rsidRPr="00E51672" w:rsidRDefault="001D4DC7" w:rsidP="001D4DC7">
      <w:pPr>
        <w:pStyle w:val="a5"/>
        <w:ind w:left="1068"/>
        <w:rPr>
          <w:rFonts w:ascii="Arial" w:hAnsi="Arial" w:cs="Arial"/>
          <w:u w:val="single"/>
          <w:lang w:eastAsia="ru-RU"/>
        </w:rPr>
      </w:pPr>
      <w:r w:rsidRPr="00E51672">
        <w:rPr>
          <w:rFonts w:ascii="Arial" w:hAnsi="Arial" w:cs="Arial"/>
          <w:u w:val="single"/>
          <w:lang w:eastAsia="ru-RU"/>
        </w:rPr>
        <w:t>9.</w:t>
      </w:r>
      <w:r w:rsidR="00F63C3D" w:rsidRPr="00E51672">
        <w:rPr>
          <w:rFonts w:ascii="Arial" w:hAnsi="Arial" w:cs="Arial"/>
          <w:u w:val="single"/>
          <w:lang w:eastAsia="ru-RU"/>
        </w:rPr>
        <w:t>2</w:t>
      </w:r>
      <w:r w:rsidRPr="00E51672">
        <w:rPr>
          <w:rFonts w:ascii="Arial" w:hAnsi="Arial" w:cs="Arial"/>
          <w:u w:val="single"/>
          <w:lang w:eastAsia="ru-RU"/>
        </w:rPr>
        <w:t xml:space="preserve"> Добавить код контроля документа ЮЛ по цифровому рублю в состоянии </w:t>
      </w:r>
      <w:r w:rsidRPr="00E51672">
        <w:rPr>
          <w:rFonts w:ascii="Arial" w:hAnsi="Arial" w:cs="Arial"/>
          <w:b/>
          <w:u w:val="single"/>
          <w:lang w:eastAsia="ru-RU"/>
        </w:rPr>
        <w:t>'3.</w:t>
      </w:r>
      <w:proofErr w:type="gramStart"/>
      <w:r w:rsidRPr="00E51672">
        <w:rPr>
          <w:rFonts w:ascii="Arial" w:hAnsi="Arial" w:cs="Arial"/>
          <w:b/>
          <w:u w:val="single"/>
          <w:lang w:eastAsia="ru-RU"/>
        </w:rPr>
        <w:t>1.Ввод</w:t>
      </w:r>
      <w:proofErr w:type="gramEnd"/>
      <w:r w:rsidRPr="00E51672">
        <w:rPr>
          <w:rFonts w:ascii="Arial" w:hAnsi="Arial" w:cs="Arial"/>
          <w:b/>
          <w:u w:val="single"/>
          <w:lang w:eastAsia="ru-RU"/>
        </w:rPr>
        <w:t>Tx'</w:t>
      </w:r>
      <w:r w:rsidRPr="00E51672">
        <w:rPr>
          <w:rFonts w:ascii="Arial" w:hAnsi="Arial" w:cs="Arial"/>
          <w:u w:val="single"/>
          <w:lang w:eastAsia="ru-RU"/>
        </w:rPr>
        <w:t xml:space="preserve"> и перевод документа в состояние '3.2.ТЕХ'.</w:t>
      </w:r>
    </w:p>
    <w:p w14:paraId="004852B4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</w:p>
    <w:p w14:paraId="71997AC3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>Условия и параметры контроля документа:</w:t>
      </w:r>
    </w:p>
    <w:p w14:paraId="28076D99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>- ФО (</w:t>
      </w:r>
      <w:proofErr w:type="spellStart"/>
      <w:r w:rsidRPr="00E51672">
        <w:rPr>
          <w:rFonts w:ascii="Arial" w:hAnsi="Arial" w:cs="Arial"/>
          <w:lang w:val="en-US" w:eastAsia="ru-RU"/>
        </w:rPr>
        <w:t>InstrumentID</w:t>
      </w:r>
      <w:proofErr w:type="spellEnd"/>
      <w:r w:rsidRPr="00E51672">
        <w:rPr>
          <w:rFonts w:ascii="Arial" w:hAnsi="Arial" w:cs="Arial"/>
          <w:lang w:eastAsia="ru-RU"/>
        </w:rPr>
        <w:t>=1880) = **</w:t>
      </w:r>
      <w:proofErr w:type="spellStart"/>
      <w:r w:rsidRPr="00E51672">
        <w:rPr>
          <w:rFonts w:ascii="Arial" w:hAnsi="Arial" w:cs="Arial"/>
          <w:lang w:eastAsia="ru-RU"/>
        </w:rPr>
        <w:t>ПлатПор</w:t>
      </w:r>
      <w:proofErr w:type="spellEnd"/>
    </w:p>
    <w:p w14:paraId="400457E1" w14:textId="35AEB422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- Состояние = </w:t>
      </w:r>
      <w:r w:rsidR="00F7149D" w:rsidRPr="00E51672">
        <w:rPr>
          <w:rFonts w:ascii="Arial" w:hAnsi="Arial" w:cs="Arial"/>
          <w:b/>
          <w:u w:val="single"/>
          <w:lang w:eastAsia="ru-RU"/>
        </w:rPr>
        <w:t>'3.</w:t>
      </w:r>
      <w:proofErr w:type="gramStart"/>
      <w:r w:rsidR="00F7149D" w:rsidRPr="00E51672">
        <w:rPr>
          <w:rFonts w:ascii="Arial" w:hAnsi="Arial" w:cs="Arial"/>
          <w:b/>
          <w:u w:val="single"/>
          <w:lang w:eastAsia="ru-RU"/>
        </w:rPr>
        <w:t>1.Ввод</w:t>
      </w:r>
      <w:proofErr w:type="gramEnd"/>
      <w:r w:rsidR="00F7149D" w:rsidRPr="00E51672">
        <w:rPr>
          <w:rFonts w:ascii="Arial" w:hAnsi="Arial" w:cs="Arial"/>
          <w:b/>
          <w:u w:val="single"/>
          <w:lang w:eastAsia="ru-RU"/>
        </w:rPr>
        <w:t>Tx'</w:t>
      </w:r>
    </w:p>
    <w:p w14:paraId="01AC2FA7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- </w:t>
      </w:r>
      <w:r w:rsidRPr="00E51672">
        <w:rPr>
          <w:rFonts w:ascii="Arial" w:hAnsi="Arial" w:cs="Arial"/>
          <w:lang w:val="en-US" w:eastAsia="ru-RU"/>
        </w:rPr>
        <w:t>GUON</w:t>
      </w:r>
      <w:r w:rsidRPr="00E51672">
        <w:rPr>
          <w:rFonts w:ascii="Arial" w:hAnsi="Arial" w:cs="Arial"/>
          <w:lang w:eastAsia="ru-RU"/>
        </w:rPr>
        <w:t xml:space="preserve"> = есть значение. Не </w:t>
      </w:r>
      <w:proofErr w:type="gramStart"/>
      <w:r w:rsidRPr="00E51672">
        <w:rPr>
          <w:rFonts w:ascii="Arial" w:hAnsi="Arial" w:cs="Arial"/>
          <w:lang w:val="en-US" w:eastAsia="ru-RU"/>
        </w:rPr>
        <w:t>NULL</w:t>
      </w:r>
      <w:r w:rsidRPr="00E51672">
        <w:rPr>
          <w:rFonts w:ascii="Arial" w:hAnsi="Arial" w:cs="Arial"/>
          <w:lang w:eastAsia="ru-RU"/>
        </w:rPr>
        <w:t xml:space="preserve">  и</w:t>
      </w:r>
      <w:proofErr w:type="gramEnd"/>
      <w:r w:rsidRPr="00E51672">
        <w:rPr>
          <w:rFonts w:ascii="Arial" w:hAnsi="Arial" w:cs="Arial"/>
          <w:lang w:eastAsia="ru-RU"/>
        </w:rPr>
        <w:t xml:space="preserve"> не Пусто</w:t>
      </w:r>
    </w:p>
    <w:p w14:paraId="45ACD623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color w:val="FF0000"/>
          <w:lang w:eastAsia="ru-RU"/>
        </w:rPr>
      </w:pPr>
      <w:r w:rsidRPr="00E51672">
        <w:rPr>
          <w:rFonts w:ascii="Arial" w:hAnsi="Arial" w:cs="Arial"/>
          <w:color w:val="FF0000"/>
          <w:lang w:eastAsia="ru-RU"/>
        </w:rPr>
        <w:t>- Пользователь сессии (</w:t>
      </w:r>
      <w:proofErr w:type="spellStart"/>
      <w:r w:rsidRPr="00E51672">
        <w:rPr>
          <w:rFonts w:ascii="Arial" w:hAnsi="Arial" w:cs="Arial"/>
          <w:color w:val="FF0000"/>
          <w:lang w:val="en-US" w:eastAsia="ru-RU"/>
        </w:rPr>
        <w:t>suser</w:t>
      </w:r>
      <w:proofErr w:type="spellEnd"/>
      <w:r w:rsidRPr="00E51672">
        <w:rPr>
          <w:rFonts w:ascii="Arial" w:hAnsi="Arial" w:cs="Arial"/>
          <w:color w:val="FF0000"/>
          <w:lang w:eastAsia="ru-RU"/>
        </w:rPr>
        <w:t>_</w:t>
      </w:r>
      <w:proofErr w:type="gramStart"/>
      <w:r w:rsidRPr="00E51672">
        <w:rPr>
          <w:rFonts w:ascii="Arial" w:hAnsi="Arial" w:cs="Arial"/>
          <w:color w:val="FF0000"/>
          <w:lang w:val="en-US" w:eastAsia="ru-RU"/>
        </w:rPr>
        <w:t>name</w:t>
      </w:r>
      <w:r w:rsidRPr="00E51672">
        <w:rPr>
          <w:rFonts w:ascii="Arial" w:hAnsi="Arial" w:cs="Arial"/>
          <w:color w:val="FF0000"/>
          <w:lang w:eastAsia="ru-RU"/>
        </w:rPr>
        <w:t>(</w:t>
      </w:r>
      <w:proofErr w:type="gramEnd"/>
      <w:r w:rsidRPr="00E51672">
        <w:rPr>
          <w:rFonts w:ascii="Arial" w:hAnsi="Arial" w:cs="Arial"/>
          <w:color w:val="FF0000"/>
          <w:lang w:eastAsia="ru-RU"/>
        </w:rPr>
        <w:t>)) = ДОП ПАРАМЕТР. Надо уточнить необходимость.</w:t>
      </w:r>
    </w:p>
    <w:p w14:paraId="129FC699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</w:p>
    <w:p w14:paraId="1692A9CF" w14:textId="77777777" w:rsidR="001D4DC7" w:rsidRPr="00E51672" w:rsidRDefault="001D4DC7" w:rsidP="001D4DC7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Если условия контроля выполняются, выполняем перевод документа в состояние </w:t>
      </w:r>
      <w:r w:rsidRPr="00E51672">
        <w:rPr>
          <w:rFonts w:ascii="Arial" w:hAnsi="Arial" w:cs="Arial"/>
          <w:b/>
          <w:lang w:eastAsia="ru-RU"/>
        </w:rPr>
        <w:t>'3.</w:t>
      </w:r>
      <w:proofErr w:type="gramStart"/>
      <w:r w:rsidRPr="00E51672">
        <w:rPr>
          <w:rFonts w:ascii="Arial" w:hAnsi="Arial" w:cs="Arial"/>
          <w:b/>
          <w:lang w:eastAsia="ru-RU"/>
        </w:rPr>
        <w:t>1.Ввод</w:t>
      </w:r>
      <w:proofErr w:type="gramEnd"/>
      <w:r w:rsidRPr="00E51672">
        <w:rPr>
          <w:rFonts w:ascii="Arial" w:hAnsi="Arial" w:cs="Arial"/>
          <w:b/>
          <w:lang w:eastAsia="ru-RU"/>
        </w:rPr>
        <w:t>Tx'</w:t>
      </w:r>
    </w:p>
    <w:p w14:paraId="51156044" w14:textId="59ABA23D" w:rsidR="005E6119" w:rsidRPr="00E51672" w:rsidRDefault="005E6119" w:rsidP="005E6119">
      <w:pPr>
        <w:pStyle w:val="a5"/>
        <w:ind w:left="1068"/>
        <w:rPr>
          <w:rFonts w:ascii="Arial" w:hAnsi="Arial" w:cs="Arial"/>
          <w:lang w:eastAsia="ru-RU"/>
        </w:rPr>
      </w:pPr>
      <w:r w:rsidRPr="00E51672">
        <w:rPr>
          <w:rFonts w:ascii="Arial" w:hAnsi="Arial" w:cs="Arial"/>
          <w:lang w:eastAsia="ru-RU"/>
        </w:rPr>
        <w:t xml:space="preserve">Если условия контроля не выполнены, </w:t>
      </w:r>
      <w:r w:rsidR="001220EF" w:rsidRPr="00E51672">
        <w:rPr>
          <w:rFonts w:ascii="Arial" w:hAnsi="Arial" w:cs="Arial"/>
          <w:lang w:eastAsia="ru-RU"/>
        </w:rPr>
        <w:t>ничего не делаем</w:t>
      </w:r>
      <w:r w:rsidRPr="00E51672">
        <w:rPr>
          <w:rFonts w:ascii="Arial" w:hAnsi="Arial" w:cs="Arial"/>
          <w:lang w:eastAsia="ru-RU"/>
        </w:rPr>
        <w:t>.</w:t>
      </w:r>
    </w:p>
    <w:p w14:paraId="235282AE" w14:textId="77777777" w:rsidR="008D05E4" w:rsidRPr="00E51672" w:rsidRDefault="008D05E4" w:rsidP="007566BE">
      <w:pPr>
        <w:pStyle w:val="a5"/>
        <w:ind w:left="1068"/>
        <w:rPr>
          <w:rFonts w:ascii="Arial" w:hAnsi="Arial" w:cs="Arial"/>
          <w:lang w:eastAsia="ru-RU"/>
        </w:rPr>
      </w:pPr>
    </w:p>
    <w:p w14:paraId="58F2A00B" w14:textId="72647377" w:rsidR="00470BC1" w:rsidRPr="00E51672" w:rsidRDefault="00470BC1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6EB691B8" w14:textId="77777777" w:rsidR="00470BC1" w:rsidRPr="00E51672" w:rsidRDefault="00470BC1" w:rsidP="00633D2B">
      <w:pPr>
        <w:pStyle w:val="a5"/>
        <w:ind w:left="1068"/>
        <w:rPr>
          <w:rFonts w:ascii="Arial" w:hAnsi="Arial" w:cs="Arial"/>
          <w:b/>
          <w:color w:val="FF0000"/>
          <w:sz w:val="20"/>
          <w:szCs w:val="20"/>
          <w:lang w:eastAsia="ru-RU"/>
        </w:rPr>
      </w:pPr>
    </w:p>
    <w:p w14:paraId="62E36B09" w14:textId="55FA2A01" w:rsidR="007A24B1" w:rsidRPr="00E51672" w:rsidRDefault="007A24B1">
      <w:pPr>
        <w:rPr>
          <w:rFonts w:ascii="Arial" w:hAnsi="Arial" w:cs="Arial"/>
          <w:b/>
          <w:color w:val="FF0000"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color w:val="FF0000"/>
          <w:sz w:val="20"/>
          <w:szCs w:val="20"/>
          <w:lang w:eastAsia="ru-RU"/>
        </w:rPr>
        <w:br w:type="page"/>
      </w:r>
    </w:p>
    <w:p w14:paraId="52F3F971" w14:textId="26624009" w:rsidR="00860E34" w:rsidRPr="00E51672" w:rsidRDefault="00860E34" w:rsidP="00F9408F">
      <w:pPr>
        <w:pStyle w:val="a5"/>
        <w:numPr>
          <w:ilvl w:val="0"/>
          <w:numId w:val="1"/>
        </w:numPr>
        <w:rPr>
          <w:rFonts w:ascii="Arial" w:hAnsi="Arial" w:cs="Arial"/>
          <w:b/>
          <w:lang w:eastAsia="ru-RU"/>
        </w:rPr>
      </w:pPr>
      <w:bookmarkStart w:id="224" w:name="Квитовка"/>
      <w:proofErr w:type="spellStart"/>
      <w:r w:rsidRPr="00E51672">
        <w:rPr>
          <w:rFonts w:ascii="Arial" w:hAnsi="Arial" w:cs="Arial"/>
          <w:b/>
          <w:u w:val="single"/>
          <w:lang w:eastAsia="ru-RU"/>
        </w:rPr>
        <w:lastRenderedPageBreak/>
        <w:t>Квитовка</w:t>
      </w:r>
      <w:proofErr w:type="spellEnd"/>
      <w:r w:rsidRPr="00E51672">
        <w:rPr>
          <w:rFonts w:ascii="Arial" w:hAnsi="Arial" w:cs="Arial"/>
          <w:b/>
          <w:u w:val="single"/>
          <w:lang w:eastAsia="ru-RU"/>
        </w:rPr>
        <w:t xml:space="preserve"> операций</w:t>
      </w:r>
      <w:r w:rsidR="00ED678F" w:rsidRPr="00E51672">
        <w:rPr>
          <w:rFonts w:ascii="Arial" w:hAnsi="Arial" w:cs="Arial"/>
          <w:b/>
          <w:u w:val="single"/>
          <w:lang w:val="en-US" w:eastAsia="ru-RU"/>
        </w:rPr>
        <w:t xml:space="preserve"> - </w:t>
      </w:r>
      <w:hyperlink r:id="rId136" w:history="1">
        <w:r w:rsidR="00ED678F" w:rsidRPr="00E51672">
          <w:rPr>
            <w:rStyle w:val="af1"/>
            <w:rFonts w:ascii="Times New Roman" w:hAnsi="Times New Roman"/>
            <w:lang w:eastAsia="ru-RU"/>
          </w:rPr>
          <w:t>EXADEP-112</w:t>
        </w:r>
      </w:hyperlink>
    </w:p>
    <w:p w14:paraId="0F565145" w14:textId="70E6482B" w:rsidR="00F331FA" w:rsidRPr="00E51672" w:rsidRDefault="00F331FA" w:rsidP="00F331FA">
      <w:pPr>
        <w:pStyle w:val="a5"/>
        <w:ind w:left="1068"/>
        <w:rPr>
          <w:rFonts w:ascii="Arial" w:hAnsi="Arial" w:cs="Arial"/>
          <w:b/>
          <w:u w:val="single"/>
          <w:lang w:eastAsia="ru-RU"/>
        </w:rPr>
      </w:pPr>
    </w:p>
    <w:p w14:paraId="05975196" w14:textId="65E0C5BB" w:rsidR="00237ECF" w:rsidRPr="00E51672" w:rsidRDefault="00237ECF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Системы, задействованные в реализации </w:t>
      </w:r>
      <w:proofErr w:type="spellStart"/>
      <w:r w:rsidRPr="00E51672">
        <w:rPr>
          <w:rFonts w:ascii="Times New Roman" w:hAnsi="Times New Roman"/>
          <w:lang w:eastAsia="ru-RU"/>
        </w:rPr>
        <w:t>квитовки</w:t>
      </w:r>
      <w:proofErr w:type="spellEnd"/>
      <w:r w:rsidRPr="00E51672">
        <w:rPr>
          <w:rFonts w:ascii="Times New Roman" w:hAnsi="Times New Roman"/>
          <w:lang w:eastAsia="ru-RU"/>
        </w:rPr>
        <w:t>\сверке: «</w:t>
      </w:r>
      <w:proofErr w:type="spellStart"/>
      <w:r w:rsidRPr="00E51672">
        <w:rPr>
          <w:rFonts w:ascii="Times New Roman" w:hAnsi="Times New Roman"/>
          <w:lang w:eastAsia="ru-RU"/>
        </w:rPr>
        <w:t>Админка</w:t>
      </w:r>
      <w:proofErr w:type="spellEnd"/>
      <w:r w:rsidRPr="00E51672">
        <w:rPr>
          <w:rFonts w:ascii="Times New Roman" w:hAnsi="Times New Roman"/>
          <w:lang w:eastAsia="ru-RU"/>
        </w:rPr>
        <w:t xml:space="preserve">», </w:t>
      </w:r>
      <w:proofErr w:type="gramStart"/>
      <w:r w:rsidRPr="00E51672">
        <w:rPr>
          <w:rFonts w:ascii="Times New Roman" w:hAnsi="Times New Roman"/>
          <w:lang w:eastAsia="ru-RU"/>
        </w:rPr>
        <w:t>шина</w:t>
      </w:r>
      <w:r w:rsidR="00F817BF" w:rsidRPr="00E51672">
        <w:rPr>
          <w:rFonts w:ascii="Times New Roman" w:hAnsi="Times New Roman"/>
          <w:lang w:eastAsia="ru-RU"/>
        </w:rPr>
        <w:t>(</w:t>
      </w:r>
      <w:proofErr w:type="gramEnd"/>
      <w:r w:rsidR="00F817BF" w:rsidRPr="00E51672">
        <w:rPr>
          <w:rFonts w:ascii="Times New Roman" w:hAnsi="Times New Roman"/>
          <w:lang w:eastAsia="ru-RU"/>
        </w:rPr>
        <w:t>???)</w:t>
      </w:r>
      <w:r w:rsidRPr="00E51672">
        <w:rPr>
          <w:rFonts w:ascii="Times New Roman" w:hAnsi="Times New Roman"/>
          <w:lang w:eastAsia="ru-RU"/>
        </w:rPr>
        <w:t>, А</w:t>
      </w:r>
      <w:r w:rsidR="009A2A17" w:rsidRPr="00E51672">
        <w:rPr>
          <w:rFonts w:ascii="Times New Roman" w:hAnsi="Times New Roman"/>
          <w:lang w:eastAsia="ru-RU"/>
        </w:rPr>
        <w:t>Б</w:t>
      </w:r>
      <w:r w:rsidRPr="00E51672">
        <w:rPr>
          <w:rFonts w:ascii="Times New Roman" w:hAnsi="Times New Roman"/>
          <w:lang w:eastAsia="ru-RU"/>
        </w:rPr>
        <w:t xml:space="preserve">С </w:t>
      </w:r>
      <w:proofErr w:type="spellStart"/>
      <w:r w:rsidRPr="00E51672">
        <w:rPr>
          <w:rFonts w:ascii="Times New Roman" w:hAnsi="Times New Roman"/>
          <w:lang w:eastAsia="ru-RU"/>
        </w:rPr>
        <w:t>Диасофт</w:t>
      </w:r>
      <w:proofErr w:type="spellEnd"/>
      <w:r w:rsidRPr="00E51672">
        <w:rPr>
          <w:rFonts w:ascii="Times New Roman" w:hAnsi="Times New Roman"/>
          <w:lang w:eastAsia="ru-RU"/>
        </w:rPr>
        <w:t>.</w:t>
      </w:r>
    </w:p>
    <w:p w14:paraId="4D6BA091" w14:textId="537333CE" w:rsidR="00F331FA" w:rsidRPr="00E51672" w:rsidRDefault="005C7AE3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Требуется выполнить </w:t>
      </w:r>
      <w:proofErr w:type="spellStart"/>
      <w:r w:rsidRPr="00E51672">
        <w:rPr>
          <w:rFonts w:ascii="Times New Roman" w:hAnsi="Times New Roman"/>
          <w:lang w:eastAsia="ru-RU"/>
        </w:rPr>
        <w:t>квитовку</w:t>
      </w:r>
      <w:proofErr w:type="spellEnd"/>
      <w:r w:rsidR="00766A85" w:rsidRPr="00E51672">
        <w:rPr>
          <w:rFonts w:ascii="Times New Roman" w:hAnsi="Times New Roman"/>
          <w:lang w:eastAsia="ru-RU"/>
        </w:rPr>
        <w:t>\сверку</w:t>
      </w:r>
      <w:r w:rsidRPr="00E51672">
        <w:rPr>
          <w:rFonts w:ascii="Times New Roman" w:hAnsi="Times New Roman"/>
          <w:lang w:eastAsia="ru-RU"/>
        </w:rPr>
        <w:t xml:space="preserve"> операций за операционный день.</w:t>
      </w:r>
    </w:p>
    <w:p w14:paraId="30EBB311" w14:textId="3A455CCE" w:rsidR="005C7AE3" w:rsidRPr="00E51672" w:rsidRDefault="005C7AE3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Эталоном служит реестр операций «История операций», получаемый по запросу с цифровой платформы</w:t>
      </w:r>
      <w:r w:rsidR="003B6F1F" w:rsidRPr="00E51672">
        <w:rPr>
          <w:rFonts w:ascii="Times New Roman" w:hAnsi="Times New Roman"/>
          <w:lang w:eastAsia="ru-RU"/>
        </w:rPr>
        <w:t>.</w:t>
      </w:r>
    </w:p>
    <w:p w14:paraId="12061192" w14:textId="5126E42B" w:rsidR="003B6F1F" w:rsidRPr="00E51672" w:rsidRDefault="008941DA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Операции в АБС, которые соответствуют реестру </w:t>
      </w:r>
      <w:r w:rsidR="002B2109" w:rsidRPr="00E51672">
        <w:rPr>
          <w:rFonts w:ascii="Times New Roman" w:hAnsi="Times New Roman"/>
          <w:lang w:eastAsia="ru-RU"/>
        </w:rPr>
        <w:t>«История</w:t>
      </w:r>
      <w:r w:rsidRPr="00E51672">
        <w:rPr>
          <w:rFonts w:ascii="Times New Roman" w:hAnsi="Times New Roman"/>
          <w:lang w:eastAsia="ru-RU"/>
        </w:rPr>
        <w:t xml:space="preserve"> операций</w:t>
      </w:r>
      <w:r w:rsidR="002B2109" w:rsidRPr="00E51672">
        <w:rPr>
          <w:rFonts w:ascii="Times New Roman" w:hAnsi="Times New Roman"/>
          <w:lang w:eastAsia="ru-RU"/>
        </w:rPr>
        <w:t>»</w:t>
      </w:r>
      <w:r w:rsidRPr="00E51672">
        <w:rPr>
          <w:rFonts w:ascii="Times New Roman" w:hAnsi="Times New Roman"/>
          <w:lang w:eastAsia="ru-RU"/>
        </w:rPr>
        <w:t xml:space="preserve"> </w:t>
      </w:r>
      <w:r w:rsidR="00DE17FF" w:rsidRPr="00E51672">
        <w:rPr>
          <w:rFonts w:ascii="Times New Roman" w:hAnsi="Times New Roman"/>
          <w:lang w:eastAsia="ru-RU"/>
        </w:rPr>
        <w:t xml:space="preserve">устанавливать признак </w:t>
      </w:r>
      <w:r w:rsidRPr="00E51672">
        <w:rPr>
          <w:rFonts w:ascii="Times New Roman" w:hAnsi="Times New Roman"/>
          <w:lang w:eastAsia="ru-RU"/>
        </w:rPr>
        <w:t>«Подтвержден»</w:t>
      </w:r>
      <w:r w:rsidR="00A20734" w:rsidRPr="00E51672">
        <w:rPr>
          <w:rFonts w:ascii="Times New Roman" w:hAnsi="Times New Roman"/>
          <w:lang w:eastAsia="ru-RU"/>
        </w:rPr>
        <w:t>.</w:t>
      </w:r>
    </w:p>
    <w:p w14:paraId="6963BE35" w14:textId="656FAC1C" w:rsidR="00A20734" w:rsidRPr="00E51672" w:rsidRDefault="00A20734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Поиск документов для сверки выполнять по атрибуту операции в реестре «история операций» </w:t>
      </w:r>
      <w:proofErr w:type="spellStart"/>
      <w:r w:rsidRPr="00E51672">
        <w:rPr>
          <w:rFonts w:ascii="Times New Roman" w:hAnsi="Times New Roman"/>
          <w:lang w:val="en-US" w:eastAsia="ru-RU"/>
        </w:rPr>
        <w:t>OperID</w:t>
      </w:r>
      <w:proofErr w:type="spellEnd"/>
      <w:r w:rsidRPr="00E51672">
        <w:rPr>
          <w:rFonts w:ascii="Times New Roman" w:hAnsi="Times New Roman"/>
          <w:lang w:eastAsia="ru-RU"/>
        </w:rPr>
        <w:t xml:space="preserve"> - </w:t>
      </w:r>
      <w:r w:rsidRPr="00E51672">
        <w:rPr>
          <w:rFonts w:ascii="Times New Roman" w:hAnsi="Times New Roman"/>
          <w:i/>
          <w:lang w:eastAsia="ru-RU"/>
        </w:rPr>
        <w:t>Уникальный идентификатор, присвоенный первой инструктирующей стороной для однозначной идентификации операции, который передается без изменений по всей цепочке</w:t>
      </w:r>
      <w:r w:rsidRPr="00E51672">
        <w:rPr>
          <w:rFonts w:ascii="Times New Roman" w:hAnsi="Times New Roman"/>
          <w:lang w:eastAsia="ru-RU"/>
        </w:rPr>
        <w:t>.</w:t>
      </w:r>
    </w:p>
    <w:p w14:paraId="082AAE4E" w14:textId="3D43DE44" w:rsidR="00A20734" w:rsidRPr="00E51672" w:rsidRDefault="00A20734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В </w:t>
      </w:r>
      <w:proofErr w:type="spellStart"/>
      <w:r w:rsidRPr="00E51672">
        <w:rPr>
          <w:rFonts w:ascii="Times New Roman" w:hAnsi="Times New Roman"/>
          <w:lang w:eastAsia="ru-RU"/>
        </w:rPr>
        <w:t>н.в</w:t>
      </w:r>
      <w:proofErr w:type="spellEnd"/>
      <w:r w:rsidRPr="00E51672">
        <w:rPr>
          <w:rFonts w:ascii="Times New Roman" w:hAnsi="Times New Roman"/>
          <w:lang w:eastAsia="ru-RU"/>
        </w:rPr>
        <w:t xml:space="preserve">. </w:t>
      </w:r>
      <w:proofErr w:type="spellStart"/>
      <w:r w:rsidRPr="00E51672">
        <w:rPr>
          <w:rFonts w:ascii="Times New Roman" w:hAnsi="Times New Roman"/>
          <w:lang w:val="en-US" w:eastAsia="ru-RU"/>
        </w:rPr>
        <w:t>OperID</w:t>
      </w:r>
      <w:proofErr w:type="spellEnd"/>
      <w:r w:rsidRPr="00E51672">
        <w:rPr>
          <w:rFonts w:ascii="Times New Roman" w:hAnsi="Times New Roman"/>
          <w:lang w:eastAsia="ru-RU"/>
        </w:rPr>
        <w:t xml:space="preserve"> добавляется в назначение платежа документа.</w:t>
      </w:r>
    </w:p>
    <w:p w14:paraId="6FB2A24E" w14:textId="1883D862" w:rsidR="00A20734" w:rsidRPr="00E51672" w:rsidRDefault="00A20734" w:rsidP="00A45BFC">
      <w:pPr>
        <w:pStyle w:val="a5"/>
        <w:numPr>
          <w:ilvl w:val="0"/>
          <w:numId w:val="18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Требуется </w:t>
      </w:r>
      <w:hyperlink w:anchor="ДопАтрибут_OprID" w:history="1">
        <w:r w:rsidRPr="00E51672">
          <w:rPr>
            <w:rStyle w:val="af1"/>
            <w:rFonts w:ascii="Times New Roman" w:hAnsi="Times New Roman"/>
            <w:lang w:eastAsia="ru-RU"/>
          </w:rPr>
          <w:t xml:space="preserve">добавить дополнительный атрибут </w:t>
        </w:r>
        <w:r w:rsidR="007472AC" w:rsidRPr="00E51672">
          <w:rPr>
            <w:rStyle w:val="af1"/>
            <w:rFonts w:ascii="Times New Roman" w:hAnsi="Times New Roman"/>
            <w:lang w:eastAsia="ru-RU"/>
          </w:rPr>
          <w:t>«</w:t>
        </w:r>
        <w:proofErr w:type="spellStart"/>
        <w:r w:rsidR="007472AC" w:rsidRPr="00E51672">
          <w:rPr>
            <w:rStyle w:val="af1"/>
            <w:rFonts w:ascii="Times New Roman" w:hAnsi="Times New Roman"/>
            <w:lang w:val="en-US" w:eastAsia="ru-RU"/>
          </w:rPr>
          <w:t>OperID</w:t>
        </w:r>
        <w:proofErr w:type="spellEnd"/>
      </w:hyperlink>
      <w:r w:rsidR="007472AC" w:rsidRPr="00E51672">
        <w:rPr>
          <w:rFonts w:ascii="Times New Roman" w:hAnsi="Times New Roman"/>
          <w:lang w:eastAsia="ru-RU"/>
        </w:rPr>
        <w:t xml:space="preserve">» </w:t>
      </w:r>
      <w:r w:rsidRPr="00E51672">
        <w:rPr>
          <w:rFonts w:ascii="Times New Roman" w:hAnsi="Times New Roman"/>
          <w:lang w:eastAsia="ru-RU"/>
        </w:rPr>
        <w:t>для документа в ФО «*</w:t>
      </w:r>
      <w:proofErr w:type="spellStart"/>
      <w:r w:rsidRPr="00E51672">
        <w:rPr>
          <w:rFonts w:ascii="Times New Roman" w:hAnsi="Times New Roman"/>
          <w:lang w:eastAsia="ru-RU"/>
        </w:rPr>
        <w:t>ПлатПор</w:t>
      </w:r>
      <w:proofErr w:type="spellEnd"/>
      <w:r w:rsidRPr="00E51672">
        <w:rPr>
          <w:rFonts w:ascii="Times New Roman" w:hAnsi="Times New Roman"/>
          <w:lang w:eastAsia="ru-RU"/>
        </w:rPr>
        <w:t>»</w:t>
      </w:r>
      <w:r w:rsidR="00CB680A" w:rsidRPr="00E51672">
        <w:rPr>
          <w:rFonts w:ascii="Times New Roman" w:hAnsi="Times New Roman"/>
          <w:lang w:eastAsia="ru-RU"/>
        </w:rPr>
        <w:t>.</w:t>
      </w:r>
    </w:p>
    <w:p w14:paraId="7150A16F" w14:textId="37236245" w:rsidR="00515F18" w:rsidRPr="00E51672" w:rsidRDefault="00515F18" w:rsidP="00F331FA">
      <w:pPr>
        <w:pStyle w:val="a5"/>
        <w:ind w:left="1068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Пример файла истории операций: </w:t>
      </w:r>
      <w:r w:rsidRPr="00E51672">
        <w:rPr>
          <w:rFonts w:ascii="Times New Roman" w:hAnsi="Times New Roman"/>
          <w:lang w:eastAsia="ru-RU"/>
        </w:rPr>
        <w:object w:dxaOrig="1530" w:dyaOrig="990" w14:anchorId="637DBF71">
          <v:shape id="_x0000_i1083" type="#_x0000_t75" style="width:77.5pt;height:49.5pt" o:ole="">
            <v:imagedata r:id="rId137" o:title=""/>
          </v:shape>
          <o:OLEObject Type="Embed" ProgID="Package" ShapeID="_x0000_i1083" DrawAspect="Icon" ObjectID="_1787470861" r:id="rId138"/>
        </w:object>
      </w:r>
    </w:p>
    <w:bookmarkEnd w:id="224"/>
    <w:p w14:paraId="233184D7" w14:textId="4E57D4CB" w:rsidR="007B7132" w:rsidRPr="00E51672" w:rsidRDefault="007B7132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0D346257" w14:textId="2AE59984" w:rsidR="00506B56" w:rsidRPr="00E51672" w:rsidRDefault="002A5B46">
      <w:pPr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10F83049" wp14:editId="76507B37">
            <wp:extent cx="5615797" cy="3850051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23" cy="385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2FD3" w14:textId="766D7A1C" w:rsidR="00506B56" w:rsidRPr="00E51672" w:rsidRDefault="00506B56">
      <w:pPr>
        <w:rPr>
          <w:rFonts w:ascii="Arial" w:hAnsi="Arial" w:cs="Arial"/>
          <w:b/>
          <w:sz w:val="20"/>
          <w:szCs w:val="20"/>
          <w:lang w:eastAsia="ru-RU"/>
        </w:rPr>
      </w:pPr>
    </w:p>
    <w:p w14:paraId="49B8D93F" w14:textId="77777777" w:rsidR="00237ECF" w:rsidRPr="00E51672" w:rsidRDefault="00237ECF">
      <w:pPr>
        <w:rPr>
          <w:rFonts w:ascii="Arial" w:hAnsi="Arial" w:cs="Arial"/>
          <w:b/>
          <w:sz w:val="20"/>
          <w:szCs w:val="20"/>
          <w:lang w:val="en-US" w:eastAsia="ru-RU"/>
        </w:rPr>
      </w:pPr>
    </w:p>
    <w:p w14:paraId="7B811A1D" w14:textId="671E4021" w:rsidR="00237ECF" w:rsidRPr="00E51672" w:rsidRDefault="00237ECF">
      <w:pPr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>Реализация.</w:t>
      </w:r>
    </w:p>
    <w:p w14:paraId="28C3C1CA" w14:textId="160C8193" w:rsidR="000109BB" w:rsidRPr="00E51672" w:rsidRDefault="000109BB" w:rsidP="00A45BFC">
      <w:pPr>
        <w:pStyle w:val="a5"/>
        <w:numPr>
          <w:ilvl w:val="0"/>
          <w:numId w:val="19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eastAsia="ru-RU"/>
        </w:rPr>
        <w:t>Админка</w:t>
      </w:r>
      <w:proofErr w:type="spellEnd"/>
      <w:r w:rsidRPr="00E51672">
        <w:rPr>
          <w:rFonts w:ascii="Times New Roman" w:hAnsi="Times New Roman"/>
          <w:lang w:eastAsia="ru-RU"/>
        </w:rPr>
        <w:t xml:space="preserve"> запрашивает историю операций за конкретный день с цифровой платформы ЦБ России.</w:t>
      </w:r>
    </w:p>
    <w:p w14:paraId="78D3A044" w14:textId="4236E970" w:rsidR="000E1621" w:rsidRPr="00E51672" w:rsidRDefault="000E1621" w:rsidP="00A45BFC">
      <w:pPr>
        <w:pStyle w:val="a5"/>
        <w:numPr>
          <w:ilvl w:val="0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История операций загружается в базу </w:t>
      </w:r>
      <w:proofErr w:type="spellStart"/>
      <w:r w:rsidRPr="00E51672">
        <w:rPr>
          <w:rFonts w:ascii="Times New Roman" w:hAnsi="Times New Roman"/>
          <w:lang w:eastAsia="ru-RU"/>
        </w:rPr>
        <w:t>Админки</w:t>
      </w:r>
      <w:proofErr w:type="spellEnd"/>
      <w:r w:rsidRPr="00E51672">
        <w:rPr>
          <w:rFonts w:ascii="Times New Roman" w:hAnsi="Times New Roman"/>
          <w:lang w:eastAsia="ru-RU"/>
        </w:rPr>
        <w:t xml:space="preserve"> и выполняется соответствие </w:t>
      </w: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и </w:t>
      </w:r>
      <w:r w:rsidR="00FA798E" w:rsidRPr="00E51672">
        <w:rPr>
          <w:rFonts w:ascii="Times New Roman" w:hAnsi="Times New Roman"/>
          <w:lang w:val="en-US" w:eastAsia="ru-RU"/>
        </w:rPr>
        <w:t>DRID</w:t>
      </w:r>
      <w:r w:rsidRPr="00E51672">
        <w:rPr>
          <w:rFonts w:ascii="Times New Roman" w:hAnsi="Times New Roman"/>
          <w:lang w:eastAsia="ru-RU"/>
        </w:rPr>
        <w:t>.</w:t>
      </w:r>
    </w:p>
    <w:p w14:paraId="5283802E" w14:textId="62BBE279" w:rsidR="000E1621" w:rsidRPr="00E51672" w:rsidRDefault="000E1621" w:rsidP="00A45BFC">
      <w:pPr>
        <w:pStyle w:val="a5"/>
        <w:numPr>
          <w:ilvl w:val="0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</w:t>
      </w:r>
      <w:proofErr w:type="spellStart"/>
      <w:r w:rsidRPr="00E51672">
        <w:rPr>
          <w:rFonts w:ascii="Times New Roman" w:hAnsi="Times New Roman"/>
          <w:b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и </w:t>
      </w:r>
      <w:r w:rsidR="00FA798E" w:rsidRPr="00E51672">
        <w:rPr>
          <w:rFonts w:ascii="Times New Roman" w:hAnsi="Times New Roman"/>
          <w:b/>
          <w:lang w:val="en-US" w:eastAsia="ru-RU"/>
        </w:rPr>
        <w:t>DRID</w:t>
      </w:r>
      <w:r w:rsidRPr="00E51672">
        <w:rPr>
          <w:rFonts w:ascii="Times New Roman" w:hAnsi="Times New Roman"/>
          <w:lang w:eastAsia="ru-RU"/>
        </w:rPr>
        <w:t xml:space="preserve"> </w:t>
      </w:r>
      <w:r w:rsidR="009D4ACA" w:rsidRPr="00E51672">
        <w:rPr>
          <w:rFonts w:ascii="Times New Roman" w:hAnsi="Times New Roman"/>
          <w:lang w:eastAsia="ru-RU"/>
        </w:rPr>
        <w:t xml:space="preserve">за конкретный операционный день (поле </w:t>
      </w:r>
      <w:proofErr w:type="spellStart"/>
      <w:r w:rsidR="009D4ACA" w:rsidRPr="00E51672">
        <w:rPr>
          <w:rFonts w:ascii="Times New Roman" w:hAnsi="Times New Roman"/>
          <w:b/>
          <w:lang w:eastAsia="ru-RU"/>
        </w:rPr>
        <w:t>SttlmDtTm</w:t>
      </w:r>
      <w:proofErr w:type="spellEnd"/>
      <w:r w:rsidR="009D4ACA" w:rsidRPr="00E51672">
        <w:rPr>
          <w:rFonts w:ascii="Times New Roman" w:hAnsi="Times New Roman"/>
          <w:lang w:eastAsia="ru-RU"/>
        </w:rPr>
        <w:t xml:space="preserve">) </w:t>
      </w:r>
      <w:r w:rsidRPr="00E51672">
        <w:rPr>
          <w:rFonts w:ascii="Times New Roman" w:hAnsi="Times New Roman"/>
          <w:lang w:eastAsia="ru-RU"/>
        </w:rPr>
        <w:t xml:space="preserve">не нашли свои соответствия, выводить ошибки на экран </w:t>
      </w:r>
      <w:proofErr w:type="spellStart"/>
      <w:r w:rsidRPr="00E51672">
        <w:rPr>
          <w:rFonts w:ascii="Times New Roman" w:hAnsi="Times New Roman"/>
          <w:lang w:eastAsia="ru-RU"/>
        </w:rPr>
        <w:t>Админки</w:t>
      </w:r>
      <w:proofErr w:type="spellEnd"/>
      <w:r w:rsidRPr="00E51672">
        <w:rPr>
          <w:rFonts w:ascii="Times New Roman" w:hAnsi="Times New Roman"/>
          <w:lang w:eastAsia="ru-RU"/>
        </w:rPr>
        <w:t>.</w:t>
      </w:r>
    </w:p>
    <w:p w14:paraId="7017AF5F" w14:textId="30CEA545" w:rsidR="000109BB" w:rsidRPr="00E51672" w:rsidRDefault="000E1621" w:rsidP="00A45BFC">
      <w:pPr>
        <w:pStyle w:val="a5"/>
        <w:numPr>
          <w:ilvl w:val="0"/>
          <w:numId w:val="19"/>
        </w:numPr>
        <w:rPr>
          <w:rFonts w:ascii="Times New Roman" w:hAnsi="Times New Roman"/>
          <w:b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все </w:t>
      </w:r>
      <w:proofErr w:type="spellStart"/>
      <w:r w:rsidRPr="00E51672">
        <w:rPr>
          <w:rFonts w:ascii="Times New Roman" w:hAnsi="Times New Roman"/>
          <w:lang w:eastAsia="ru-RU"/>
        </w:rPr>
        <w:t>ок</w:t>
      </w:r>
      <w:proofErr w:type="spellEnd"/>
      <w:r w:rsidRPr="00E51672">
        <w:rPr>
          <w:rFonts w:ascii="Times New Roman" w:hAnsi="Times New Roman"/>
          <w:lang w:eastAsia="ru-RU"/>
        </w:rPr>
        <w:t>, то в</w:t>
      </w:r>
      <w:r w:rsidR="00A13888" w:rsidRPr="00E51672">
        <w:rPr>
          <w:rFonts w:ascii="Times New Roman" w:hAnsi="Times New Roman"/>
          <w:lang w:eastAsia="ru-RU"/>
        </w:rPr>
        <w:t>ызывае</w:t>
      </w:r>
      <w:r w:rsidRPr="00E51672">
        <w:rPr>
          <w:rFonts w:ascii="Times New Roman" w:hAnsi="Times New Roman"/>
          <w:lang w:eastAsia="ru-RU"/>
        </w:rPr>
        <w:t>м</w:t>
      </w:r>
      <w:r w:rsidR="00A13888" w:rsidRPr="00E51672">
        <w:rPr>
          <w:rFonts w:ascii="Times New Roman" w:hAnsi="Times New Roman"/>
          <w:lang w:eastAsia="ru-RU"/>
        </w:rPr>
        <w:t xml:space="preserve"> </w:t>
      </w:r>
      <w:r w:rsidRPr="00E51672">
        <w:rPr>
          <w:rFonts w:ascii="Times New Roman" w:hAnsi="Times New Roman"/>
          <w:lang w:eastAsia="ru-RU"/>
        </w:rPr>
        <w:t xml:space="preserve">на шине </w:t>
      </w:r>
      <w:r w:rsidR="00A13888" w:rsidRPr="00E51672">
        <w:rPr>
          <w:rFonts w:ascii="Times New Roman" w:hAnsi="Times New Roman"/>
          <w:lang w:eastAsia="ru-RU"/>
        </w:rPr>
        <w:t xml:space="preserve">сервис </w:t>
      </w:r>
      <w:proofErr w:type="spellStart"/>
      <w:r w:rsidR="00A13888" w:rsidRPr="00E51672">
        <w:rPr>
          <w:rFonts w:ascii="Times New Roman" w:hAnsi="Times New Roman"/>
          <w:b/>
          <w:lang w:val="en-US" w:eastAsia="ru-RU"/>
        </w:rPr>
        <w:t>igs</w:t>
      </w:r>
      <w:proofErr w:type="spellEnd"/>
      <w:r w:rsidR="00A13888" w:rsidRPr="00E51672">
        <w:rPr>
          <w:rFonts w:ascii="Times New Roman" w:hAnsi="Times New Roman"/>
          <w:b/>
          <w:lang w:eastAsia="ru-RU"/>
        </w:rPr>
        <w:t>_</w:t>
      </w:r>
      <w:proofErr w:type="spellStart"/>
      <w:r w:rsidR="00A13888" w:rsidRPr="00E51672">
        <w:rPr>
          <w:rFonts w:ascii="Times New Roman" w:hAnsi="Times New Roman"/>
          <w:b/>
          <w:lang w:val="en-US" w:eastAsia="ru-RU"/>
        </w:rPr>
        <w:t>serv</w:t>
      </w:r>
      <w:proofErr w:type="spellEnd"/>
      <w:r w:rsidR="00A13888" w:rsidRPr="00E51672">
        <w:rPr>
          <w:rFonts w:ascii="Times New Roman" w:hAnsi="Times New Roman"/>
          <w:b/>
          <w:lang w:eastAsia="ru-RU"/>
        </w:rPr>
        <w:t>_</w:t>
      </w:r>
      <w:proofErr w:type="spellStart"/>
      <w:r w:rsidR="00A13888" w:rsidRPr="00E51672">
        <w:rPr>
          <w:rFonts w:ascii="Times New Roman" w:hAnsi="Times New Roman"/>
          <w:b/>
          <w:lang w:val="en-US" w:eastAsia="ru-RU"/>
        </w:rPr>
        <w:t>kvitovka</w:t>
      </w:r>
      <w:proofErr w:type="spellEnd"/>
      <w:r w:rsidR="006834C0" w:rsidRPr="00E51672">
        <w:rPr>
          <w:rFonts w:ascii="Times New Roman" w:hAnsi="Times New Roman"/>
          <w:lang w:eastAsia="ru-RU"/>
        </w:rPr>
        <w:t xml:space="preserve"> </w:t>
      </w:r>
      <w:r w:rsidR="00A13888" w:rsidRPr="00E51672">
        <w:rPr>
          <w:rFonts w:ascii="Times New Roman" w:hAnsi="Times New Roman"/>
          <w:lang w:eastAsia="ru-RU"/>
        </w:rPr>
        <w:t xml:space="preserve">(или </w:t>
      </w:r>
      <w:r w:rsidR="006834C0" w:rsidRPr="00E51672">
        <w:rPr>
          <w:rFonts w:ascii="Times New Roman" w:hAnsi="Times New Roman"/>
          <w:lang w:eastAsia="ru-RU"/>
        </w:rPr>
        <w:t xml:space="preserve">сформировать </w:t>
      </w:r>
      <w:r w:rsidR="00A13888" w:rsidRPr="00E51672">
        <w:rPr>
          <w:rFonts w:ascii="Times New Roman" w:hAnsi="Times New Roman"/>
          <w:lang w:eastAsia="ru-RU"/>
        </w:rPr>
        <w:t>другое имя)</w:t>
      </w:r>
      <w:r w:rsidRPr="00E51672">
        <w:rPr>
          <w:rFonts w:ascii="Times New Roman" w:hAnsi="Times New Roman"/>
          <w:lang w:eastAsia="ru-RU"/>
        </w:rPr>
        <w:t>, котор</w:t>
      </w:r>
      <w:r w:rsidR="00B414D3" w:rsidRPr="00E51672">
        <w:rPr>
          <w:rFonts w:ascii="Times New Roman" w:hAnsi="Times New Roman"/>
          <w:lang w:eastAsia="ru-RU"/>
        </w:rPr>
        <w:t>ому при вызове передаем</w:t>
      </w:r>
      <w:r w:rsidRPr="00E51672">
        <w:rPr>
          <w:rFonts w:ascii="Times New Roman" w:hAnsi="Times New Roman"/>
          <w:lang w:eastAsia="ru-RU"/>
        </w:rPr>
        <w:t xml:space="preserve"> данные об операциях: </w:t>
      </w:r>
      <w:proofErr w:type="spellStart"/>
      <w:r w:rsidR="00FC647B" w:rsidRPr="00E51672">
        <w:rPr>
          <w:rFonts w:ascii="Times New Roman" w:hAnsi="Times New Roman"/>
          <w:b/>
          <w:lang w:eastAsia="ru-RU"/>
        </w:rPr>
        <w:t>SttlmDtTm</w:t>
      </w:r>
      <w:proofErr w:type="spellEnd"/>
      <w:r w:rsidR="00FC647B" w:rsidRPr="00E51672">
        <w:rPr>
          <w:rFonts w:ascii="Times New Roman" w:hAnsi="Times New Roman"/>
          <w:lang w:eastAsia="ru-RU"/>
        </w:rPr>
        <w:t xml:space="preserve">, </w:t>
      </w:r>
      <w:proofErr w:type="spellStart"/>
      <w:r w:rsidRPr="00E51672">
        <w:rPr>
          <w:rFonts w:ascii="Times New Roman" w:hAnsi="Times New Roman"/>
          <w:b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b/>
          <w:lang w:eastAsia="ru-RU"/>
        </w:rPr>
        <w:t xml:space="preserve">, </w:t>
      </w:r>
      <w:r w:rsidR="00FA798E" w:rsidRPr="00E51672">
        <w:rPr>
          <w:rFonts w:ascii="Times New Roman" w:hAnsi="Times New Roman"/>
          <w:b/>
          <w:lang w:val="en-US" w:eastAsia="ru-RU"/>
        </w:rPr>
        <w:t>DRID</w:t>
      </w:r>
      <w:r w:rsidRPr="00E51672">
        <w:rPr>
          <w:rFonts w:ascii="Times New Roman" w:hAnsi="Times New Roman"/>
          <w:b/>
          <w:lang w:eastAsia="ru-RU"/>
        </w:rPr>
        <w:t>.</w:t>
      </w:r>
    </w:p>
    <w:p w14:paraId="4853CF56" w14:textId="0E786909" w:rsidR="009D4ACA" w:rsidRPr="00E51672" w:rsidRDefault="009D4ACA" w:rsidP="00A45BFC">
      <w:pPr>
        <w:pStyle w:val="a5"/>
        <w:numPr>
          <w:ilvl w:val="0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lastRenderedPageBreak/>
        <w:t xml:space="preserve">Шина сохраняет данные об операциях </w:t>
      </w: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, </w:t>
      </w:r>
      <w:r w:rsidR="00FA798E" w:rsidRPr="00E51672">
        <w:rPr>
          <w:rFonts w:ascii="Times New Roman" w:hAnsi="Times New Roman"/>
          <w:lang w:val="en-US" w:eastAsia="ru-RU"/>
        </w:rPr>
        <w:t>DRID</w:t>
      </w:r>
      <w:r w:rsidRPr="00E51672">
        <w:rPr>
          <w:rFonts w:ascii="Times New Roman" w:hAnsi="Times New Roman"/>
          <w:lang w:eastAsia="ru-RU"/>
        </w:rPr>
        <w:t xml:space="preserve"> в таблице </w:t>
      </w:r>
      <w:proofErr w:type="spellStart"/>
      <w:r w:rsidRPr="00E51672">
        <w:rPr>
          <w:rFonts w:ascii="Times New Roman" w:hAnsi="Times New Roman"/>
          <w:lang w:val="en-US" w:eastAsia="ru-RU"/>
        </w:rPr>
        <w:t>igs</w:t>
      </w:r>
      <w:proofErr w:type="spellEnd"/>
      <w:r w:rsidRPr="00E51672">
        <w:rPr>
          <w:rFonts w:ascii="Times New Roman" w:hAnsi="Times New Roman"/>
          <w:lang w:eastAsia="ru-RU"/>
        </w:rPr>
        <w:t>_</w:t>
      </w:r>
      <w:proofErr w:type="spellStart"/>
      <w:r w:rsidR="00FC647B" w:rsidRPr="00E51672">
        <w:rPr>
          <w:rFonts w:ascii="Times New Roman" w:hAnsi="Times New Roman"/>
          <w:lang w:val="en-US" w:eastAsia="ru-RU"/>
        </w:rPr>
        <w:t>t</w:t>
      </w:r>
      <w:r w:rsidRPr="00E51672">
        <w:rPr>
          <w:rFonts w:ascii="Times New Roman" w:hAnsi="Times New Roman"/>
          <w:lang w:val="en-US" w:eastAsia="ru-RU"/>
        </w:rPr>
        <w:t>CDBC</w:t>
      </w:r>
      <w:proofErr w:type="spellEnd"/>
      <w:r w:rsidRPr="00E51672">
        <w:rPr>
          <w:rFonts w:ascii="Times New Roman" w:hAnsi="Times New Roman"/>
          <w:lang w:eastAsia="ru-RU"/>
        </w:rPr>
        <w:t>_</w:t>
      </w:r>
      <w:proofErr w:type="spellStart"/>
      <w:r w:rsidRPr="00E51672">
        <w:rPr>
          <w:rFonts w:ascii="Times New Roman" w:hAnsi="Times New Roman"/>
          <w:lang w:val="en-US" w:eastAsia="ru-RU"/>
        </w:rPr>
        <w:t>Kvitovka</w:t>
      </w:r>
      <w:proofErr w:type="spellEnd"/>
      <w:r w:rsidRPr="00E51672">
        <w:rPr>
          <w:rFonts w:ascii="Times New Roman" w:hAnsi="Times New Roman"/>
          <w:lang w:eastAsia="ru-RU"/>
        </w:rPr>
        <w:t>.</w:t>
      </w:r>
    </w:p>
    <w:p w14:paraId="54830060" w14:textId="2CA5818C" w:rsidR="00FA798E" w:rsidRPr="00E51672" w:rsidRDefault="00FA798E" w:rsidP="000544C8">
      <w:pPr>
        <w:pStyle w:val="a5"/>
        <w:ind w:left="1416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Описание полей таблицы:</w:t>
      </w:r>
    </w:p>
    <w:p w14:paraId="5D7BA1D2" w14:textId="52968CBF" w:rsidR="009772D9" w:rsidRPr="00E51672" w:rsidRDefault="009772D9" w:rsidP="00A45BFC">
      <w:pPr>
        <w:pStyle w:val="a5"/>
        <w:numPr>
          <w:ilvl w:val="0"/>
          <w:numId w:val="20"/>
        </w:numPr>
        <w:rPr>
          <w:rFonts w:ascii="Times New Roman" w:hAnsi="Times New Roman"/>
          <w:lang w:val="en-US" w:eastAsia="ru-RU"/>
        </w:rPr>
      </w:pPr>
      <w:proofErr w:type="spellStart"/>
      <w:r w:rsidRPr="00E51672">
        <w:rPr>
          <w:rFonts w:ascii="Times New Roman" w:hAnsi="Times New Roman"/>
          <w:lang w:eastAsia="ru-RU"/>
        </w:rPr>
        <w:t>SttlmDtTm</w:t>
      </w:r>
      <w:proofErr w:type="spellEnd"/>
      <w:r w:rsidRPr="00E51672">
        <w:rPr>
          <w:rFonts w:ascii="Times New Roman" w:hAnsi="Times New Roman"/>
          <w:lang w:eastAsia="ru-RU"/>
        </w:rPr>
        <w:t xml:space="preserve"> – </w:t>
      </w:r>
      <w:r w:rsidRPr="00E51672">
        <w:rPr>
          <w:rFonts w:ascii="Times New Roman" w:hAnsi="Times New Roman"/>
          <w:lang w:val="en-US" w:eastAsia="ru-RU"/>
        </w:rPr>
        <w:t>DAY</w:t>
      </w:r>
    </w:p>
    <w:p w14:paraId="6467B3CB" w14:textId="3AB8C573" w:rsidR="00FA798E" w:rsidRPr="00E51672" w:rsidRDefault="00FA798E" w:rsidP="00A45BFC">
      <w:pPr>
        <w:pStyle w:val="a5"/>
        <w:numPr>
          <w:ilvl w:val="0"/>
          <w:numId w:val="20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–</w:t>
      </w:r>
      <w:r w:rsidR="000F4BC6" w:rsidRPr="00E51672">
        <w:rPr>
          <w:rFonts w:ascii="Times New Roman" w:hAnsi="Times New Roman"/>
          <w:lang w:val="en-US" w:eastAsia="ru-RU"/>
        </w:rPr>
        <w:t xml:space="preserve"> varchar</w:t>
      </w:r>
      <w:r w:rsidR="000F4BC6" w:rsidRPr="00E51672">
        <w:rPr>
          <w:rFonts w:ascii="Times New Roman" w:hAnsi="Times New Roman"/>
          <w:lang w:eastAsia="ru-RU"/>
        </w:rPr>
        <w:t>(40)</w:t>
      </w:r>
      <w:r w:rsidRPr="00E51672">
        <w:rPr>
          <w:rFonts w:ascii="Times New Roman" w:hAnsi="Times New Roman"/>
          <w:lang w:eastAsia="ru-RU"/>
        </w:rPr>
        <w:t xml:space="preserve"> </w:t>
      </w:r>
    </w:p>
    <w:p w14:paraId="52434DAD" w14:textId="4F8CC75E" w:rsidR="000F4BC6" w:rsidRPr="00E51672" w:rsidRDefault="00FA798E" w:rsidP="00A45BFC">
      <w:pPr>
        <w:pStyle w:val="a5"/>
        <w:numPr>
          <w:ilvl w:val="0"/>
          <w:numId w:val="20"/>
        </w:numPr>
        <w:rPr>
          <w:rFonts w:ascii="Times New Roman" w:hAnsi="Times New Roman"/>
          <w:lang w:val="en-US" w:eastAsia="ru-RU"/>
        </w:rPr>
      </w:pPr>
      <w:r w:rsidRPr="00E51672">
        <w:rPr>
          <w:rFonts w:ascii="Times New Roman" w:hAnsi="Times New Roman"/>
          <w:lang w:val="en-US" w:eastAsia="ru-RU"/>
        </w:rPr>
        <w:t>DRID</w:t>
      </w:r>
      <w:r w:rsidR="000F4BC6" w:rsidRPr="00E51672">
        <w:rPr>
          <w:rFonts w:ascii="Times New Roman" w:hAnsi="Times New Roman"/>
          <w:lang w:eastAsia="ru-RU"/>
        </w:rPr>
        <w:t xml:space="preserve"> –</w:t>
      </w:r>
      <w:r w:rsidR="000F4BC6" w:rsidRPr="00E51672">
        <w:rPr>
          <w:rFonts w:ascii="Times New Roman" w:hAnsi="Times New Roman"/>
          <w:lang w:val="en-US" w:eastAsia="ru-RU"/>
        </w:rPr>
        <w:t xml:space="preserve"> varchar</w:t>
      </w:r>
      <w:r w:rsidR="000F4BC6" w:rsidRPr="00E51672">
        <w:rPr>
          <w:rFonts w:ascii="Times New Roman" w:hAnsi="Times New Roman"/>
          <w:lang w:eastAsia="ru-RU"/>
        </w:rPr>
        <w:t>(</w:t>
      </w:r>
      <w:r w:rsidR="000F4BC6" w:rsidRPr="00E51672">
        <w:rPr>
          <w:rFonts w:ascii="Times New Roman" w:hAnsi="Times New Roman"/>
          <w:lang w:val="en-US" w:eastAsia="ru-RU"/>
        </w:rPr>
        <w:t>3</w:t>
      </w:r>
      <w:r w:rsidR="000F4BC6" w:rsidRPr="00E51672">
        <w:rPr>
          <w:rFonts w:ascii="Times New Roman" w:hAnsi="Times New Roman"/>
          <w:lang w:eastAsia="ru-RU"/>
        </w:rPr>
        <w:t>0)</w:t>
      </w:r>
    </w:p>
    <w:p w14:paraId="66C944E0" w14:textId="5CE6D894" w:rsidR="00FC647B" w:rsidRPr="00E51672" w:rsidRDefault="009772D9" w:rsidP="00A45BFC">
      <w:pPr>
        <w:pStyle w:val="a5"/>
        <w:numPr>
          <w:ilvl w:val="0"/>
          <w:numId w:val="20"/>
        </w:numPr>
        <w:rPr>
          <w:rFonts w:ascii="Times New Roman" w:hAnsi="Times New Roman"/>
          <w:lang w:val="en-US"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DealTransactID</w:t>
      </w:r>
      <w:proofErr w:type="spellEnd"/>
      <w:r w:rsidRPr="00E51672">
        <w:rPr>
          <w:rFonts w:ascii="Times New Roman" w:hAnsi="Times New Roman"/>
          <w:lang w:val="en-US" w:eastAsia="ru-RU"/>
        </w:rPr>
        <w:t xml:space="preserve"> - DSIDENTIFIER</w:t>
      </w:r>
    </w:p>
    <w:p w14:paraId="04CD7F6E" w14:textId="5B5E788B" w:rsidR="00FA798E" w:rsidRPr="00E51672" w:rsidRDefault="000F4BC6" w:rsidP="00FA798E">
      <w:pPr>
        <w:pStyle w:val="a5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 </w:t>
      </w:r>
    </w:p>
    <w:p w14:paraId="4E4B4934" w14:textId="614C6638" w:rsidR="00FA798E" w:rsidRPr="00E51672" w:rsidRDefault="00FC647B" w:rsidP="00A45BFC">
      <w:pPr>
        <w:pStyle w:val="a5"/>
        <w:numPr>
          <w:ilvl w:val="0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Затем выполняет процедуру </w:t>
      </w:r>
      <w:proofErr w:type="spellStart"/>
      <w:r w:rsidRPr="00E51672">
        <w:rPr>
          <w:rFonts w:ascii="Times New Roman" w:hAnsi="Times New Roman"/>
          <w:lang w:eastAsia="ru-RU"/>
        </w:rPr>
        <w:t>квитовки</w:t>
      </w:r>
      <w:proofErr w:type="spellEnd"/>
      <w:r w:rsidRPr="00E51672">
        <w:rPr>
          <w:rFonts w:ascii="Times New Roman" w:hAnsi="Times New Roman"/>
          <w:lang w:eastAsia="ru-RU"/>
        </w:rPr>
        <w:t xml:space="preserve">\сверки </w:t>
      </w:r>
      <w:proofErr w:type="spellStart"/>
      <w:r w:rsidRPr="00E51672">
        <w:rPr>
          <w:rFonts w:ascii="Times New Roman" w:hAnsi="Times New Roman"/>
          <w:lang w:val="en-US" w:eastAsia="ru-RU"/>
        </w:rPr>
        <w:t>igs</w:t>
      </w:r>
      <w:proofErr w:type="spellEnd"/>
      <w:r w:rsidRPr="00E51672">
        <w:rPr>
          <w:rFonts w:ascii="Times New Roman" w:hAnsi="Times New Roman"/>
          <w:lang w:eastAsia="ru-RU"/>
        </w:rPr>
        <w:t>_</w:t>
      </w:r>
      <w:proofErr w:type="spellStart"/>
      <w:r w:rsidRPr="00E51672">
        <w:rPr>
          <w:rFonts w:ascii="Times New Roman" w:hAnsi="Times New Roman"/>
          <w:lang w:val="en-US" w:eastAsia="ru-RU"/>
        </w:rPr>
        <w:t>tCDBC</w:t>
      </w:r>
      <w:proofErr w:type="spellEnd"/>
      <w:r w:rsidRPr="00E51672">
        <w:rPr>
          <w:rFonts w:ascii="Times New Roman" w:hAnsi="Times New Roman"/>
          <w:lang w:eastAsia="ru-RU"/>
        </w:rPr>
        <w:t>_</w:t>
      </w:r>
      <w:proofErr w:type="spellStart"/>
      <w:r w:rsidRPr="00E51672">
        <w:rPr>
          <w:rFonts w:ascii="Times New Roman" w:hAnsi="Times New Roman"/>
          <w:lang w:val="en-US" w:eastAsia="ru-RU"/>
        </w:rPr>
        <w:t>Kvitovka</w:t>
      </w:r>
      <w:proofErr w:type="spellEnd"/>
      <w:r w:rsidRPr="00E51672">
        <w:rPr>
          <w:rFonts w:ascii="Times New Roman" w:hAnsi="Times New Roman"/>
          <w:lang w:eastAsia="ru-RU"/>
        </w:rPr>
        <w:t>, которая выполняет следующие действия:</w:t>
      </w:r>
    </w:p>
    <w:p w14:paraId="1CB08CEB" w14:textId="77777777" w:rsidR="00FC647B" w:rsidRPr="00E51672" w:rsidRDefault="00FC647B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Предварительные параметры для поиска:</w:t>
      </w:r>
    </w:p>
    <w:p w14:paraId="62BE7326" w14:textId="77777777" w:rsidR="00FC647B" w:rsidRPr="00E51672" w:rsidRDefault="00FC647B" w:rsidP="00A45BFC">
      <w:pPr>
        <w:pStyle w:val="a5"/>
        <w:numPr>
          <w:ilvl w:val="2"/>
          <w:numId w:val="23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ФО- *</w:t>
      </w:r>
      <w:proofErr w:type="spellStart"/>
      <w:r w:rsidRPr="00E51672">
        <w:rPr>
          <w:rFonts w:ascii="Times New Roman" w:hAnsi="Times New Roman"/>
          <w:lang w:eastAsia="ru-RU"/>
        </w:rPr>
        <w:t>ПлатПор</w:t>
      </w:r>
      <w:proofErr w:type="spellEnd"/>
    </w:p>
    <w:p w14:paraId="11C30EBB" w14:textId="0318CD9D" w:rsidR="00FC647B" w:rsidRPr="00E51672" w:rsidRDefault="00FC647B" w:rsidP="00A45BFC">
      <w:pPr>
        <w:pStyle w:val="a5"/>
        <w:numPr>
          <w:ilvl w:val="2"/>
          <w:numId w:val="23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Пачки – ЦФР ФЛ и ЦФР ЮЛ</w:t>
      </w:r>
    </w:p>
    <w:p w14:paraId="6994C3EB" w14:textId="0FD28736" w:rsidR="00FC647B" w:rsidRPr="00E51672" w:rsidRDefault="00FC647B" w:rsidP="00A45BFC">
      <w:pPr>
        <w:pStyle w:val="a5"/>
        <w:numPr>
          <w:ilvl w:val="2"/>
          <w:numId w:val="23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Дата</w:t>
      </w:r>
      <w:r w:rsidR="00D84D13" w:rsidRPr="00E51672">
        <w:rPr>
          <w:rFonts w:ascii="Times New Roman" w:hAnsi="Times New Roman"/>
          <w:lang w:eastAsia="ru-RU"/>
        </w:rPr>
        <w:t xml:space="preserve"> (</w:t>
      </w:r>
      <w:proofErr w:type="spellStart"/>
      <w:r w:rsidR="00D84D13" w:rsidRPr="00E51672">
        <w:rPr>
          <w:rFonts w:ascii="Times New Roman" w:hAnsi="Times New Roman"/>
          <w:lang w:eastAsia="ru-RU"/>
        </w:rPr>
        <w:t>tDealTransact.Date</w:t>
      </w:r>
      <w:proofErr w:type="spellEnd"/>
      <w:r w:rsidR="00D84D13" w:rsidRPr="00E51672">
        <w:rPr>
          <w:rFonts w:ascii="Times New Roman" w:hAnsi="Times New Roman"/>
          <w:lang w:eastAsia="ru-RU"/>
        </w:rPr>
        <w:t>)</w:t>
      </w:r>
      <w:r w:rsidRPr="00E51672">
        <w:rPr>
          <w:rFonts w:ascii="Times New Roman" w:hAnsi="Times New Roman"/>
          <w:lang w:eastAsia="ru-RU"/>
        </w:rPr>
        <w:t xml:space="preserve"> – соответствует дате </w:t>
      </w:r>
      <w:proofErr w:type="spellStart"/>
      <w:r w:rsidR="00D84D13" w:rsidRPr="00E51672">
        <w:rPr>
          <w:rFonts w:ascii="Times New Roman" w:hAnsi="Times New Roman"/>
          <w:lang w:eastAsia="ru-RU"/>
        </w:rPr>
        <w:t>igs_tCDBC_Kvitovka.</w:t>
      </w:r>
      <w:r w:rsidRPr="00E51672">
        <w:rPr>
          <w:rFonts w:ascii="Times New Roman" w:hAnsi="Times New Roman"/>
          <w:lang w:eastAsia="ru-RU"/>
        </w:rPr>
        <w:t>SttlmDtTm</w:t>
      </w:r>
      <w:proofErr w:type="spellEnd"/>
    </w:p>
    <w:p w14:paraId="6DFD6031" w14:textId="45947A9F" w:rsidR="00FC647B" w:rsidRPr="00E51672" w:rsidRDefault="00FC647B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Находи</w:t>
      </w:r>
      <w:r w:rsidR="0069468A" w:rsidRPr="00E51672">
        <w:rPr>
          <w:rFonts w:ascii="Times New Roman" w:hAnsi="Times New Roman"/>
          <w:lang w:eastAsia="ru-RU"/>
        </w:rPr>
        <w:t>м</w:t>
      </w:r>
      <w:r w:rsidRPr="00E51672">
        <w:rPr>
          <w:rFonts w:ascii="Times New Roman" w:hAnsi="Times New Roman"/>
          <w:lang w:eastAsia="ru-RU"/>
        </w:rPr>
        <w:t xml:space="preserve"> по </w:t>
      </w:r>
      <w:r w:rsidRPr="00E51672">
        <w:rPr>
          <w:rFonts w:ascii="Times New Roman" w:hAnsi="Times New Roman"/>
          <w:lang w:val="en-US" w:eastAsia="ru-RU"/>
        </w:rPr>
        <w:t>DRID</w:t>
      </w:r>
      <w:r w:rsidRPr="00E51672">
        <w:rPr>
          <w:rFonts w:ascii="Times New Roman" w:hAnsi="Times New Roman"/>
          <w:lang w:eastAsia="ru-RU"/>
        </w:rPr>
        <w:t xml:space="preserve"> </w:t>
      </w:r>
      <w:r w:rsidR="002624D2" w:rsidRPr="00E51672">
        <w:rPr>
          <w:rFonts w:ascii="Times New Roman" w:hAnsi="Times New Roman"/>
          <w:lang w:eastAsia="ru-RU"/>
        </w:rPr>
        <w:t>документ.</w:t>
      </w:r>
    </w:p>
    <w:p w14:paraId="220EEAFC" w14:textId="77777777" w:rsidR="00B85725" w:rsidRPr="00E51672" w:rsidRDefault="002624D2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Если нашл</w:t>
      </w:r>
      <w:r w:rsidR="0069468A" w:rsidRPr="00E51672">
        <w:rPr>
          <w:rFonts w:ascii="Times New Roman" w:hAnsi="Times New Roman"/>
          <w:lang w:eastAsia="ru-RU"/>
        </w:rPr>
        <w:t>и</w:t>
      </w:r>
      <w:r w:rsidRPr="00E51672">
        <w:rPr>
          <w:rFonts w:ascii="Times New Roman" w:hAnsi="Times New Roman"/>
          <w:lang w:eastAsia="ru-RU"/>
        </w:rPr>
        <w:t>, то</w:t>
      </w:r>
      <w:r w:rsidR="00B85725" w:rsidRPr="00E51672">
        <w:rPr>
          <w:rFonts w:ascii="Times New Roman" w:hAnsi="Times New Roman"/>
          <w:lang w:eastAsia="ru-RU"/>
        </w:rPr>
        <w:t>:</w:t>
      </w:r>
    </w:p>
    <w:p w14:paraId="7D1CE66C" w14:textId="03952391" w:rsidR="002624D2" w:rsidRPr="00E51672" w:rsidRDefault="002624D2" w:rsidP="00A45BFC">
      <w:pPr>
        <w:pStyle w:val="a5"/>
        <w:numPr>
          <w:ilvl w:val="2"/>
          <w:numId w:val="24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устанавливае</w:t>
      </w:r>
      <w:r w:rsidR="0069468A" w:rsidRPr="00E51672">
        <w:rPr>
          <w:rFonts w:ascii="Times New Roman" w:hAnsi="Times New Roman"/>
          <w:lang w:eastAsia="ru-RU"/>
        </w:rPr>
        <w:t>м</w:t>
      </w:r>
      <w:r w:rsidRPr="00E51672">
        <w:rPr>
          <w:rFonts w:ascii="Times New Roman" w:hAnsi="Times New Roman"/>
          <w:lang w:eastAsia="ru-RU"/>
        </w:rPr>
        <w:t xml:space="preserve"> на документе </w:t>
      </w:r>
      <w:r w:rsidR="00256684" w:rsidRPr="00E51672">
        <w:rPr>
          <w:rFonts w:ascii="Times New Roman" w:hAnsi="Times New Roman"/>
          <w:lang w:eastAsia="ru-RU"/>
        </w:rPr>
        <w:t>признак</w:t>
      </w:r>
      <w:r w:rsidRPr="00E51672">
        <w:rPr>
          <w:rFonts w:ascii="Times New Roman" w:hAnsi="Times New Roman"/>
          <w:lang w:eastAsia="ru-RU"/>
        </w:rPr>
        <w:t xml:space="preserve"> «Подтвержден»</w:t>
      </w:r>
    </w:p>
    <w:p w14:paraId="1602420B" w14:textId="0FF78161" w:rsidR="00B85725" w:rsidRPr="00E51672" w:rsidRDefault="00B85725" w:rsidP="00A45BFC">
      <w:pPr>
        <w:pStyle w:val="a5"/>
        <w:numPr>
          <w:ilvl w:val="2"/>
          <w:numId w:val="24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в дополнительный атрибут</w:t>
      </w:r>
      <w:r w:rsidR="009772D9" w:rsidRPr="00E51672">
        <w:rPr>
          <w:rFonts w:ascii="Times New Roman" w:hAnsi="Times New Roman"/>
          <w:lang w:eastAsia="ru-RU"/>
        </w:rPr>
        <w:t xml:space="preserve"> </w:t>
      </w:r>
      <w:proofErr w:type="spellStart"/>
      <w:r w:rsidR="009772D9" w:rsidRPr="00E51672">
        <w:rPr>
          <w:rFonts w:ascii="Times New Roman" w:hAnsi="Times New Roman"/>
          <w:b/>
          <w:lang w:val="en-US" w:eastAsia="ru-RU"/>
        </w:rPr>
        <w:t>OprID</w:t>
      </w:r>
      <w:proofErr w:type="spellEnd"/>
      <w:r w:rsidR="009772D9" w:rsidRPr="00E51672">
        <w:rPr>
          <w:rFonts w:ascii="Times New Roman" w:hAnsi="Times New Roman"/>
          <w:lang w:eastAsia="ru-RU"/>
        </w:rPr>
        <w:t xml:space="preserve"> найденного документа,</w:t>
      </w:r>
      <w:r w:rsidRPr="00E51672">
        <w:rPr>
          <w:rFonts w:ascii="Times New Roman" w:hAnsi="Times New Roman"/>
          <w:lang w:eastAsia="ru-RU"/>
        </w:rPr>
        <w:t xml:space="preserve"> записываем значение </w:t>
      </w:r>
      <w:proofErr w:type="spellStart"/>
      <w:r w:rsidRPr="00E51672">
        <w:rPr>
          <w:rFonts w:ascii="Times New Roman" w:hAnsi="Times New Roman"/>
          <w:b/>
          <w:lang w:eastAsia="ru-RU"/>
        </w:rPr>
        <w:t>igs_tCDBC_Kvitovka</w:t>
      </w:r>
      <w:proofErr w:type="spellEnd"/>
      <w:r w:rsidRPr="00E51672">
        <w:rPr>
          <w:rFonts w:ascii="Times New Roman" w:hAnsi="Times New Roman"/>
          <w:b/>
          <w:lang w:eastAsia="ru-RU"/>
        </w:rPr>
        <w:t>.</w:t>
      </w:r>
      <w:proofErr w:type="spellStart"/>
      <w:r w:rsidRPr="00E51672">
        <w:rPr>
          <w:rFonts w:ascii="Times New Roman" w:hAnsi="Times New Roman"/>
          <w:b/>
          <w:lang w:val="en-US" w:eastAsia="ru-RU"/>
        </w:rPr>
        <w:t>OprID</w:t>
      </w:r>
      <w:proofErr w:type="spellEnd"/>
    </w:p>
    <w:p w14:paraId="252B1FB6" w14:textId="13FC4608" w:rsidR="00EA7468" w:rsidRPr="00E51672" w:rsidRDefault="00EA7468" w:rsidP="00A45BFC">
      <w:pPr>
        <w:pStyle w:val="a5"/>
        <w:numPr>
          <w:ilvl w:val="2"/>
          <w:numId w:val="24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в поле </w:t>
      </w:r>
      <w:proofErr w:type="spellStart"/>
      <w:r w:rsidRPr="00E51672">
        <w:rPr>
          <w:rFonts w:ascii="Times New Roman" w:hAnsi="Times New Roman"/>
          <w:b/>
          <w:lang w:eastAsia="ru-RU"/>
        </w:rPr>
        <w:t>igs_tCDBC_Kvitovka</w:t>
      </w:r>
      <w:proofErr w:type="spellEnd"/>
      <w:r w:rsidRPr="00E51672">
        <w:rPr>
          <w:rFonts w:ascii="Times New Roman" w:hAnsi="Times New Roman"/>
          <w:b/>
          <w:lang w:eastAsia="ru-RU"/>
        </w:rPr>
        <w:t>.</w:t>
      </w:r>
      <w:proofErr w:type="spellStart"/>
      <w:r w:rsidRPr="00E51672">
        <w:rPr>
          <w:rFonts w:ascii="Times New Roman" w:hAnsi="Times New Roman"/>
          <w:b/>
          <w:lang w:val="en-US" w:eastAsia="ru-RU"/>
        </w:rPr>
        <w:t>DealTransactID</w:t>
      </w:r>
      <w:proofErr w:type="spellEnd"/>
      <w:r w:rsidRPr="00E51672">
        <w:rPr>
          <w:rFonts w:ascii="Times New Roman" w:hAnsi="Times New Roman"/>
          <w:lang w:eastAsia="ru-RU"/>
        </w:rPr>
        <w:t xml:space="preserve"> записываем значение </w:t>
      </w:r>
      <w:proofErr w:type="spellStart"/>
      <w:r w:rsidRPr="00E51672">
        <w:rPr>
          <w:rFonts w:ascii="Times New Roman" w:hAnsi="Times New Roman"/>
          <w:lang w:val="en-US" w:eastAsia="ru-RU"/>
        </w:rPr>
        <w:t>DealTransactID</w:t>
      </w:r>
      <w:proofErr w:type="spellEnd"/>
      <w:r w:rsidRPr="00E51672">
        <w:rPr>
          <w:rFonts w:ascii="Times New Roman" w:hAnsi="Times New Roman"/>
          <w:lang w:eastAsia="ru-RU"/>
        </w:rPr>
        <w:t>, найденного документа.</w:t>
      </w:r>
    </w:p>
    <w:p w14:paraId="077C2ACC" w14:textId="16D50F48" w:rsidR="002624D2" w:rsidRPr="00E51672" w:rsidRDefault="002624D2" w:rsidP="00A45BFC">
      <w:pPr>
        <w:pStyle w:val="a5"/>
        <w:numPr>
          <w:ilvl w:val="1"/>
          <w:numId w:val="19"/>
        </w:numPr>
        <w:rPr>
          <w:rFonts w:ascii="Arial" w:hAnsi="Arial" w:cs="Arial"/>
          <w:sz w:val="20"/>
          <w:szCs w:val="20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нет, переходим к следующему </w:t>
      </w:r>
      <w:r w:rsidRPr="00E51672">
        <w:rPr>
          <w:rFonts w:ascii="Times New Roman" w:hAnsi="Times New Roman"/>
          <w:lang w:val="en-US" w:eastAsia="ru-RU"/>
        </w:rPr>
        <w:t>DRID</w:t>
      </w:r>
    </w:p>
    <w:p w14:paraId="06B7ED57" w14:textId="77777777" w:rsidR="001401D2" w:rsidRPr="00E51672" w:rsidRDefault="001401D2" w:rsidP="001401D2">
      <w:pPr>
        <w:pStyle w:val="a5"/>
        <w:ind w:left="1440"/>
        <w:rPr>
          <w:rFonts w:ascii="Arial" w:hAnsi="Arial" w:cs="Arial"/>
          <w:sz w:val="20"/>
          <w:szCs w:val="20"/>
          <w:lang w:eastAsia="ru-RU"/>
        </w:rPr>
      </w:pPr>
    </w:p>
    <w:p w14:paraId="1065BB67" w14:textId="1F3A8D46" w:rsidR="00256684" w:rsidRPr="00E51672" w:rsidRDefault="00256684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По окончании цикла </w:t>
      </w:r>
      <w:proofErr w:type="spellStart"/>
      <w:r w:rsidRPr="00E51672">
        <w:rPr>
          <w:rFonts w:ascii="Times New Roman" w:hAnsi="Times New Roman"/>
          <w:lang w:eastAsia="ru-RU"/>
        </w:rPr>
        <w:t>квитовки</w:t>
      </w:r>
      <w:proofErr w:type="spellEnd"/>
      <w:r w:rsidRPr="00E51672">
        <w:rPr>
          <w:rFonts w:ascii="Times New Roman" w:hAnsi="Times New Roman"/>
          <w:lang w:eastAsia="ru-RU"/>
        </w:rPr>
        <w:t>\сверки</w:t>
      </w:r>
      <w:r w:rsidR="00D97E95" w:rsidRPr="00E51672">
        <w:rPr>
          <w:rFonts w:ascii="Times New Roman" w:hAnsi="Times New Roman"/>
          <w:lang w:eastAsia="ru-RU"/>
        </w:rPr>
        <w:t xml:space="preserve">, выполняем поиск </w:t>
      </w:r>
      <w:r w:rsidRPr="00E51672">
        <w:rPr>
          <w:rFonts w:ascii="Times New Roman" w:hAnsi="Times New Roman"/>
          <w:lang w:eastAsia="ru-RU"/>
        </w:rPr>
        <w:t>документ</w:t>
      </w:r>
      <w:r w:rsidR="00D97E95" w:rsidRPr="00E51672">
        <w:rPr>
          <w:rFonts w:ascii="Times New Roman" w:hAnsi="Times New Roman"/>
          <w:lang w:eastAsia="ru-RU"/>
        </w:rPr>
        <w:t>ов</w:t>
      </w:r>
      <w:r w:rsidRPr="00E51672">
        <w:rPr>
          <w:rFonts w:ascii="Times New Roman" w:hAnsi="Times New Roman"/>
          <w:lang w:eastAsia="ru-RU"/>
        </w:rPr>
        <w:t xml:space="preserve"> с параметрами:</w:t>
      </w:r>
    </w:p>
    <w:p w14:paraId="581B6597" w14:textId="3EDBC6C8" w:rsidR="00256684" w:rsidRPr="00E51672" w:rsidRDefault="00256684" w:rsidP="00A45BFC">
      <w:pPr>
        <w:pStyle w:val="a5"/>
        <w:numPr>
          <w:ilvl w:val="2"/>
          <w:numId w:val="21"/>
        </w:numPr>
        <w:rPr>
          <w:rFonts w:ascii="Times New Roman" w:hAnsi="Times New Roman"/>
          <w:lang w:eastAsia="ru-RU"/>
        </w:rPr>
      </w:pPr>
      <w:r w:rsidRPr="00E51672">
        <w:rPr>
          <w:rFonts w:ascii="Arial" w:hAnsi="Arial" w:cs="Arial"/>
          <w:sz w:val="20"/>
          <w:szCs w:val="20"/>
          <w:lang w:eastAsia="ru-RU"/>
        </w:rPr>
        <w:t xml:space="preserve"> </w:t>
      </w:r>
      <w:r w:rsidRPr="00E51672">
        <w:rPr>
          <w:rFonts w:ascii="Times New Roman" w:hAnsi="Times New Roman"/>
          <w:lang w:eastAsia="ru-RU"/>
        </w:rPr>
        <w:t>ФО- *</w:t>
      </w:r>
      <w:proofErr w:type="spellStart"/>
      <w:r w:rsidRPr="00E51672">
        <w:rPr>
          <w:rFonts w:ascii="Times New Roman" w:hAnsi="Times New Roman"/>
          <w:lang w:eastAsia="ru-RU"/>
        </w:rPr>
        <w:t>ПлатПор</w:t>
      </w:r>
      <w:proofErr w:type="spellEnd"/>
    </w:p>
    <w:p w14:paraId="2E1535E3" w14:textId="77777777" w:rsidR="00256684" w:rsidRPr="00E51672" w:rsidRDefault="00256684" w:rsidP="00A45BFC">
      <w:pPr>
        <w:pStyle w:val="a5"/>
        <w:numPr>
          <w:ilvl w:val="2"/>
          <w:numId w:val="21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Пачки – ЦФР ФЛ и ЦФР ЮЛ</w:t>
      </w:r>
    </w:p>
    <w:p w14:paraId="7EC10BBE" w14:textId="1F14A8F1" w:rsidR="00256684" w:rsidRPr="00E51672" w:rsidRDefault="00256684" w:rsidP="00A45BFC">
      <w:pPr>
        <w:pStyle w:val="a5"/>
        <w:numPr>
          <w:ilvl w:val="2"/>
          <w:numId w:val="21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Дата (</w:t>
      </w:r>
      <w:proofErr w:type="spellStart"/>
      <w:r w:rsidRPr="00E51672">
        <w:rPr>
          <w:rFonts w:ascii="Times New Roman" w:hAnsi="Times New Roman"/>
          <w:lang w:eastAsia="ru-RU"/>
        </w:rPr>
        <w:t>tDealTransact.Date</w:t>
      </w:r>
      <w:proofErr w:type="spellEnd"/>
      <w:r w:rsidRPr="00E51672">
        <w:rPr>
          <w:rFonts w:ascii="Times New Roman" w:hAnsi="Times New Roman"/>
          <w:lang w:eastAsia="ru-RU"/>
        </w:rPr>
        <w:t xml:space="preserve">) – соответствует дате </w:t>
      </w:r>
      <w:proofErr w:type="spellStart"/>
      <w:r w:rsidRPr="00E51672">
        <w:rPr>
          <w:rFonts w:ascii="Times New Roman" w:hAnsi="Times New Roman"/>
          <w:lang w:eastAsia="ru-RU"/>
        </w:rPr>
        <w:t>igs_tCDBC_Kvitovka.SttlmDtTm</w:t>
      </w:r>
      <w:proofErr w:type="spellEnd"/>
    </w:p>
    <w:p w14:paraId="76A1FA24" w14:textId="293126A2" w:rsidR="00256684" w:rsidRPr="00E51672" w:rsidRDefault="00256684" w:rsidP="00A45BFC">
      <w:pPr>
        <w:pStyle w:val="a5"/>
        <w:numPr>
          <w:ilvl w:val="2"/>
          <w:numId w:val="21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Отсутствует признак «Подтвержден»</w:t>
      </w:r>
    </w:p>
    <w:p w14:paraId="42F51684" w14:textId="4EC37EE5" w:rsidR="00D97E95" w:rsidRPr="00E51672" w:rsidRDefault="00D97E95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такие документы нашлись, то добавляем запись в таблицу </w:t>
      </w:r>
      <w:proofErr w:type="spellStart"/>
      <w:r w:rsidRPr="00E51672">
        <w:rPr>
          <w:rFonts w:ascii="Times New Roman" w:hAnsi="Times New Roman"/>
          <w:lang w:eastAsia="ru-RU"/>
        </w:rPr>
        <w:t>igs_tCDBC_Kvitovka</w:t>
      </w:r>
      <w:proofErr w:type="spellEnd"/>
    </w:p>
    <w:p w14:paraId="4F6D9AD9" w14:textId="628063DD" w:rsidR="00D97E95" w:rsidRPr="00E51672" w:rsidRDefault="00D97E95" w:rsidP="00A45BFC">
      <w:pPr>
        <w:pStyle w:val="a5"/>
        <w:numPr>
          <w:ilvl w:val="0"/>
          <w:numId w:val="22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Заполнение полей таблицы:</w:t>
      </w:r>
    </w:p>
    <w:p w14:paraId="08F43515" w14:textId="5BB16083" w:rsidR="00D97E95" w:rsidRPr="00E51672" w:rsidRDefault="00D97E95" w:rsidP="00A45BFC">
      <w:pPr>
        <w:pStyle w:val="a5"/>
        <w:numPr>
          <w:ilvl w:val="1"/>
          <w:numId w:val="26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eastAsia="ru-RU"/>
        </w:rPr>
        <w:t>SttlmDtTm</w:t>
      </w:r>
      <w:proofErr w:type="spellEnd"/>
      <w:r w:rsidRPr="00E51672">
        <w:rPr>
          <w:rFonts w:ascii="Times New Roman" w:hAnsi="Times New Roman"/>
          <w:lang w:eastAsia="ru-RU"/>
        </w:rPr>
        <w:t xml:space="preserve"> – дату дня, в котором выполнялся поиск операций (</w:t>
      </w:r>
      <w:proofErr w:type="spellStart"/>
      <w:r w:rsidRPr="00E51672">
        <w:rPr>
          <w:rFonts w:ascii="Times New Roman" w:hAnsi="Times New Roman"/>
          <w:lang w:eastAsia="ru-RU"/>
        </w:rPr>
        <w:t>tDealTransact.Date</w:t>
      </w:r>
      <w:proofErr w:type="spellEnd"/>
      <w:r w:rsidRPr="00E51672">
        <w:rPr>
          <w:rFonts w:ascii="Times New Roman" w:hAnsi="Times New Roman"/>
          <w:lang w:eastAsia="ru-RU"/>
        </w:rPr>
        <w:t>)</w:t>
      </w:r>
    </w:p>
    <w:p w14:paraId="64E561B0" w14:textId="78FAC940" w:rsidR="00D97E95" w:rsidRPr="00E51672" w:rsidRDefault="00D97E95" w:rsidP="00A45BFC">
      <w:pPr>
        <w:pStyle w:val="a5"/>
        <w:numPr>
          <w:ilvl w:val="1"/>
          <w:numId w:val="26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</w:t>
      </w:r>
      <w:proofErr w:type="gramStart"/>
      <w:r w:rsidRPr="00E51672">
        <w:rPr>
          <w:rFonts w:ascii="Times New Roman" w:hAnsi="Times New Roman"/>
          <w:lang w:eastAsia="ru-RU"/>
        </w:rPr>
        <w:t>–  Внимание</w:t>
      </w:r>
      <w:proofErr w:type="gramEnd"/>
      <w:r w:rsidR="0098325A" w:rsidRPr="00E51672">
        <w:rPr>
          <w:rFonts w:ascii="Times New Roman" w:hAnsi="Times New Roman"/>
          <w:lang w:eastAsia="ru-RU"/>
        </w:rPr>
        <w:t>,</w:t>
      </w:r>
      <w:r w:rsidRPr="00E51672">
        <w:rPr>
          <w:rFonts w:ascii="Times New Roman" w:hAnsi="Times New Roman"/>
          <w:lang w:eastAsia="ru-RU"/>
        </w:rPr>
        <w:t xml:space="preserve"> &lt;Количество документов&gt; не </w:t>
      </w:r>
      <w:proofErr w:type="spellStart"/>
      <w:r w:rsidRPr="00E51672">
        <w:rPr>
          <w:rFonts w:ascii="Times New Roman" w:hAnsi="Times New Roman"/>
          <w:lang w:eastAsia="ru-RU"/>
        </w:rPr>
        <w:t>сквитованы</w:t>
      </w:r>
      <w:proofErr w:type="spellEnd"/>
      <w:r w:rsidRPr="00E51672">
        <w:rPr>
          <w:rFonts w:ascii="Times New Roman" w:hAnsi="Times New Roman"/>
          <w:lang w:eastAsia="ru-RU"/>
        </w:rPr>
        <w:t>!</w:t>
      </w:r>
    </w:p>
    <w:p w14:paraId="4EE18E74" w14:textId="42EED137" w:rsidR="00D97E95" w:rsidRPr="00E51672" w:rsidRDefault="00D97E95" w:rsidP="00A45BFC">
      <w:pPr>
        <w:pStyle w:val="a5"/>
        <w:numPr>
          <w:ilvl w:val="1"/>
          <w:numId w:val="26"/>
        </w:numPr>
        <w:rPr>
          <w:rFonts w:ascii="Times New Roman" w:hAnsi="Times New Roman"/>
          <w:lang w:val="en-US" w:eastAsia="ru-RU"/>
        </w:rPr>
      </w:pPr>
      <w:r w:rsidRPr="00E51672">
        <w:rPr>
          <w:rFonts w:ascii="Times New Roman" w:hAnsi="Times New Roman"/>
          <w:lang w:val="en-US" w:eastAsia="ru-RU"/>
        </w:rPr>
        <w:t>DRID</w:t>
      </w:r>
      <w:r w:rsidRPr="00E51672">
        <w:rPr>
          <w:rFonts w:ascii="Times New Roman" w:hAnsi="Times New Roman"/>
          <w:lang w:eastAsia="ru-RU"/>
        </w:rPr>
        <w:t xml:space="preserve"> –</w:t>
      </w:r>
      <w:r w:rsidRPr="00E51672">
        <w:rPr>
          <w:rFonts w:ascii="Times New Roman" w:hAnsi="Times New Roman"/>
          <w:lang w:val="en-US" w:eastAsia="ru-RU"/>
        </w:rPr>
        <w:t xml:space="preserve"> </w:t>
      </w:r>
      <w:proofErr w:type="spellStart"/>
      <w:r w:rsidRPr="00E51672">
        <w:rPr>
          <w:rFonts w:ascii="Times New Roman" w:hAnsi="Times New Roman"/>
          <w:lang w:val="en-US" w:eastAsia="ru-RU"/>
        </w:rPr>
        <w:t>пусто</w:t>
      </w:r>
      <w:proofErr w:type="spellEnd"/>
      <w:r w:rsidRPr="00E51672">
        <w:rPr>
          <w:rFonts w:ascii="Times New Roman" w:hAnsi="Times New Roman"/>
          <w:lang w:val="en-US" w:eastAsia="ru-RU"/>
        </w:rPr>
        <w:t xml:space="preserve"> </w:t>
      </w:r>
      <w:r w:rsidRPr="00E51672">
        <w:rPr>
          <w:rFonts w:ascii="Times New Roman" w:hAnsi="Times New Roman"/>
          <w:lang w:eastAsia="ru-RU"/>
        </w:rPr>
        <w:t xml:space="preserve">«» </w:t>
      </w:r>
    </w:p>
    <w:p w14:paraId="7DE2D852" w14:textId="38D00F6F" w:rsidR="009D4ACA" w:rsidRPr="00E51672" w:rsidRDefault="002D2696" w:rsidP="00A45BFC">
      <w:pPr>
        <w:pStyle w:val="a5"/>
        <w:numPr>
          <w:ilvl w:val="1"/>
          <w:numId w:val="26"/>
        </w:numPr>
        <w:rPr>
          <w:rFonts w:ascii="Times New Roman" w:hAnsi="Times New Roman"/>
          <w:lang w:val="en-US"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DealTransactID</w:t>
      </w:r>
      <w:proofErr w:type="spellEnd"/>
      <w:r w:rsidRPr="00E51672">
        <w:rPr>
          <w:rFonts w:ascii="Times New Roman" w:hAnsi="Times New Roman"/>
          <w:lang w:val="en-US" w:eastAsia="ru-RU"/>
        </w:rPr>
        <w:t xml:space="preserve"> </w:t>
      </w:r>
      <w:r w:rsidR="0098325A" w:rsidRPr="00E51672">
        <w:rPr>
          <w:rFonts w:ascii="Times New Roman" w:hAnsi="Times New Roman"/>
          <w:lang w:val="en-US" w:eastAsia="ru-RU"/>
        </w:rPr>
        <w:t>–</w:t>
      </w:r>
      <w:r w:rsidRPr="00E51672">
        <w:rPr>
          <w:rFonts w:ascii="Times New Roman" w:hAnsi="Times New Roman"/>
          <w:lang w:val="en-US" w:eastAsia="ru-RU"/>
        </w:rPr>
        <w:t xml:space="preserve"> 0</w:t>
      </w:r>
    </w:p>
    <w:p w14:paraId="1243778C" w14:textId="2B34F993" w:rsidR="0098325A" w:rsidRPr="00E51672" w:rsidRDefault="0098325A" w:rsidP="00A45BFC">
      <w:pPr>
        <w:pStyle w:val="a5"/>
        <w:numPr>
          <w:ilvl w:val="0"/>
          <w:numId w:val="27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такие документы НЕ нашлись, то добавляем запись в таблицу </w:t>
      </w:r>
      <w:proofErr w:type="spellStart"/>
      <w:r w:rsidRPr="00E51672">
        <w:rPr>
          <w:rFonts w:ascii="Times New Roman" w:hAnsi="Times New Roman"/>
          <w:lang w:eastAsia="ru-RU"/>
        </w:rPr>
        <w:t>igs_tCDBC_Kvitovka</w:t>
      </w:r>
      <w:proofErr w:type="spellEnd"/>
    </w:p>
    <w:p w14:paraId="70B19B6E" w14:textId="77777777" w:rsidR="0098325A" w:rsidRPr="00E51672" w:rsidRDefault="0098325A" w:rsidP="00A45BFC">
      <w:pPr>
        <w:pStyle w:val="a5"/>
        <w:numPr>
          <w:ilvl w:val="0"/>
          <w:numId w:val="22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>Заполнение полей таблицы:</w:t>
      </w:r>
    </w:p>
    <w:p w14:paraId="68A4BBA7" w14:textId="77777777" w:rsidR="0098325A" w:rsidRPr="00E51672" w:rsidRDefault="0098325A" w:rsidP="00A45BFC">
      <w:pPr>
        <w:pStyle w:val="a5"/>
        <w:numPr>
          <w:ilvl w:val="1"/>
          <w:numId w:val="26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eastAsia="ru-RU"/>
        </w:rPr>
        <w:t>SttlmDtTm</w:t>
      </w:r>
      <w:proofErr w:type="spellEnd"/>
      <w:r w:rsidRPr="00E51672">
        <w:rPr>
          <w:rFonts w:ascii="Times New Roman" w:hAnsi="Times New Roman"/>
          <w:lang w:eastAsia="ru-RU"/>
        </w:rPr>
        <w:t xml:space="preserve"> – дату дня, в котором выполнялся поиск операций (</w:t>
      </w:r>
      <w:proofErr w:type="spellStart"/>
      <w:r w:rsidRPr="00E51672">
        <w:rPr>
          <w:rFonts w:ascii="Times New Roman" w:hAnsi="Times New Roman"/>
          <w:lang w:eastAsia="ru-RU"/>
        </w:rPr>
        <w:t>tDealTransact.Date</w:t>
      </w:r>
      <w:proofErr w:type="spellEnd"/>
      <w:r w:rsidRPr="00E51672">
        <w:rPr>
          <w:rFonts w:ascii="Times New Roman" w:hAnsi="Times New Roman"/>
          <w:lang w:eastAsia="ru-RU"/>
        </w:rPr>
        <w:t>)</w:t>
      </w:r>
    </w:p>
    <w:p w14:paraId="12BFD6B4" w14:textId="3AFB5DF1" w:rsidR="0098325A" w:rsidRPr="00E51672" w:rsidRDefault="0098325A" w:rsidP="00A45BFC">
      <w:pPr>
        <w:pStyle w:val="a5"/>
        <w:numPr>
          <w:ilvl w:val="1"/>
          <w:numId w:val="26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</w:t>
      </w:r>
      <w:proofErr w:type="gramStart"/>
      <w:r w:rsidRPr="00E51672">
        <w:rPr>
          <w:rFonts w:ascii="Times New Roman" w:hAnsi="Times New Roman"/>
          <w:lang w:eastAsia="ru-RU"/>
        </w:rPr>
        <w:t xml:space="preserve">–  </w:t>
      </w:r>
      <w:proofErr w:type="spellStart"/>
      <w:r w:rsidR="007E4149" w:rsidRPr="00E51672">
        <w:rPr>
          <w:rFonts w:ascii="Times New Roman" w:hAnsi="Times New Roman"/>
          <w:lang w:eastAsia="ru-RU"/>
        </w:rPr>
        <w:t>Квитовка</w:t>
      </w:r>
      <w:proofErr w:type="spellEnd"/>
      <w:proofErr w:type="gramEnd"/>
      <w:r w:rsidR="007E4149" w:rsidRPr="00E51672">
        <w:rPr>
          <w:rFonts w:ascii="Times New Roman" w:hAnsi="Times New Roman"/>
          <w:lang w:eastAsia="ru-RU"/>
        </w:rPr>
        <w:t xml:space="preserve"> завершена</w:t>
      </w:r>
      <w:r w:rsidRPr="00E51672">
        <w:rPr>
          <w:rFonts w:ascii="Times New Roman" w:hAnsi="Times New Roman"/>
          <w:lang w:eastAsia="ru-RU"/>
        </w:rPr>
        <w:t>!</w:t>
      </w:r>
    </w:p>
    <w:p w14:paraId="649C737B" w14:textId="77777777" w:rsidR="0098325A" w:rsidRPr="00E51672" w:rsidRDefault="0098325A" w:rsidP="00A45BFC">
      <w:pPr>
        <w:pStyle w:val="a5"/>
        <w:numPr>
          <w:ilvl w:val="1"/>
          <w:numId w:val="26"/>
        </w:numPr>
        <w:rPr>
          <w:rFonts w:ascii="Times New Roman" w:hAnsi="Times New Roman"/>
          <w:lang w:val="en-US" w:eastAsia="ru-RU"/>
        </w:rPr>
      </w:pPr>
      <w:r w:rsidRPr="00E51672">
        <w:rPr>
          <w:rFonts w:ascii="Times New Roman" w:hAnsi="Times New Roman"/>
          <w:lang w:val="en-US" w:eastAsia="ru-RU"/>
        </w:rPr>
        <w:t>DRID</w:t>
      </w:r>
      <w:r w:rsidRPr="00E51672">
        <w:rPr>
          <w:rFonts w:ascii="Times New Roman" w:hAnsi="Times New Roman"/>
          <w:lang w:eastAsia="ru-RU"/>
        </w:rPr>
        <w:t xml:space="preserve"> –</w:t>
      </w:r>
      <w:r w:rsidRPr="00E51672">
        <w:rPr>
          <w:rFonts w:ascii="Times New Roman" w:hAnsi="Times New Roman"/>
          <w:lang w:val="en-US" w:eastAsia="ru-RU"/>
        </w:rPr>
        <w:t xml:space="preserve"> </w:t>
      </w:r>
      <w:proofErr w:type="spellStart"/>
      <w:r w:rsidRPr="00E51672">
        <w:rPr>
          <w:rFonts w:ascii="Times New Roman" w:hAnsi="Times New Roman"/>
          <w:lang w:val="en-US" w:eastAsia="ru-RU"/>
        </w:rPr>
        <w:t>пусто</w:t>
      </w:r>
      <w:proofErr w:type="spellEnd"/>
      <w:r w:rsidRPr="00E51672">
        <w:rPr>
          <w:rFonts w:ascii="Times New Roman" w:hAnsi="Times New Roman"/>
          <w:lang w:val="en-US" w:eastAsia="ru-RU"/>
        </w:rPr>
        <w:t xml:space="preserve"> </w:t>
      </w:r>
      <w:r w:rsidRPr="00E51672">
        <w:rPr>
          <w:rFonts w:ascii="Times New Roman" w:hAnsi="Times New Roman"/>
          <w:lang w:eastAsia="ru-RU"/>
        </w:rPr>
        <w:t xml:space="preserve">«» </w:t>
      </w:r>
    </w:p>
    <w:p w14:paraId="61072972" w14:textId="77777777" w:rsidR="0098325A" w:rsidRPr="00E51672" w:rsidRDefault="0098325A" w:rsidP="00A45BFC">
      <w:pPr>
        <w:pStyle w:val="a5"/>
        <w:numPr>
          <w:ilvl w:val="1"/>
          <w:numId w:val="26"/>
        </w:numPr>
        <w:rPr>
          <w:rFonts w:ascii="Times New Roman" w:hAnsi="Times New Roman"/>
          <w:lang w:val="en-US"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DealTransactID</w:t>
      </w:r>
      <w:proofErr w:type="spellEnd"/>
      <w:r w:rsidRPr="00E51672">
        <w:rPr>
          <w:rFonts w:ascii="Times New Roman" w:hAnsi="Times New Roman"/>
          <w:lang w:val="en-US" w:eastAsia="ru-RU"/>
        </w:rPr>
        <w:t xml:space="preserve"> – 0</w:t>
      </w:r>
    </w:p>
    <w:p w14:paraId="66B2AC1F" w14:textId="77777777" w:rsidR="00256684" w:rsidRPr="00E51672" w:rsidRDefault="00256684" w:rsidP="00D976CE">
      <w:pPr>
        <w:pStyle w:val="a5"/>
        <w:rPr>
          <w:rFonts w:ascii="Times New Roman" w:hAnsi="Times New Roman"/>
          <w:lang w:eastAsia="ru-RU"/>
        </w:rPr>
      </w:pPr>
    </w:p>
    <w:p w14:paraId="17B27C90" w14:textId="77777777" w:rsidR="00274C60" w:rsidRPr="00E51672" w:rsidRDefault="00D976CE" w:rsidP="00A45BFC">
      <w:pPr>
        <w:pStyle w:val="a5"/>
        <w:numPr>
          <w:ilvl w:val="0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Шина через Х минут выполняет процедуру </w:t>
      </w:r>
      <w:proofErr w:type="spellStart"/>
      <w:r w:rsidRPr="00E51672">
        <w:rPr>
          <w:rFonts w:ascii="Times New Roman" w:hAnsi="Times New Roman"/>
          <w:lang w:eastAsia="ru-RU"/>
        </w:rPr>
        <w:t>igs_CDBC_Result</w:t>
      </w:r>
      <w:proofErr w:type="spellEnd"/>
      <w:r w:rsidRPr="00E51672">
        <w:rPr>
          <w:rFonts w:ascii="Times New Roman" w:hAnsi="Times New Roman"/>
          <w:lang w:eastAsia="ru-RU"/>
        </w:rPr>
        <w:t>, которая</w:t>
      </w:r>
      <w:r w:rsidR="00274C60" w:rsidRPr="00E51672">
        <w:rPr>
          <w:rFonts w:ascii="Times New Roman" w:hAnsi="Times New Roman"/>
          <w:lang w:eastAsia="ru-RU"/>
        </w:rPr>
        <w:t>:</w:t>
      </w:r>
    </w:p>
    <w:p w14:paraId="7B785726" w14:textId="1BEBAEEF" w:rsidR="00274C60" w:rsidRPr="00E51672" w:rsidRDefault="00274C60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Проверяет наличие записи в таблице </w:t>
      </w:r>
      <w:proofErr w:type="spellStart"/>
      <w:r w:rsidRPr="00E51672">
        <w:rPr>
          <w:rFonts w:ascii="Times New Roman" w:hAnsi="Times New Roman"/>
          <w:lang w:eastAsia="ru-RU"/>
        </w:rPr>
        <w:t>igs_tCDBC_Kvitovka</w:t>
      </w:r>
      <w:proofErr w:type="spellEnd"/>
      <w:r w:rsidRPr="00E51672">
        <w:rPr>
          <w:rFonts w:ascii="Times New Roman" w:hAnsi="Times New Roman"/>
          <w:lang w:eastAsia="ru-RU"/>
        </w:rPr>
        <w:t>. Запись со значениями полей</w:t>
      </w:r>
    </w:p>
    <w:p w14:paraId="06D022AA" w14:textId="77777777" w:rsidR="00274C60" w:rsidRPr="00E51672" w:rsidRDefault="00274C60" w:rsidP="00A45BFC">
      <w:pPr>
        <w:pStyle w:val="a5"/>
        <w:numPr>
          <w:ilvl w:val="3"/>
          <w:numId w:val="28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eastAsia="ru-RU"/>
        </w:rPr>
        <w:t>SttlmDtTm</w:t>
      </w:r>
      <w:proofErr w:type="spellEnd"/>
      <w:r w:rsidRPr="00E51672">
        <w:rPr>
          <w:rFonts w:ascii="Times New Roman" w:hAnsi="Times New Roman"/>
          <w:lang w:eastAsia="ru-RU"/>
        </w:rPr>
        <w:t xml:space="preserve"> – дату дня, в котором выполнялся поиск операций (</w:t>
      </w:r>
      <w:proofErr w:type="spellStart"/>
      <w:r w:rsidRPr="00E51672">
        <w:rPr>
          <w:rFonts w:ascii="Times New Roman" w:hAnsi="Times New Roman"/>
          <w:lang w:eastAsia="ru-RU"/>
        </w:rPr>
        <w:t>tDealTransact.Date</w:t>
      </w:r>
      <w:proofErr w:type="spellEnd"/>
      <w:r w:rsidRPr="00E51672">
        <w:rPr>
          <w:rFonts w:ascii="Times New Roman" w:hAnsi="Times New Roman"/>
          <w:lang w:eastAsia="ru-RU"/>
        </w:rPr>
        <w:t>)</w:t>
      </w:r>
    </w:p>
    <w:p w14:paraId="79CE88BB" w14:textId="0571CB72" w:rsidR="00274C60" w:rsidRPr="00E51672" w:rsidRDefault="00274C60" w:rsidP="00A45BFC">
      <w:pPr>
        <w:pStyle w:val="a5"/>
        <w:numPr>
          <w:ilvl w:val="3"/>
          <w:numId w:val="28"/>
        </w:numPr>
        <w:rPr>
          <w:rFonts w:ascii="Times New Roman" w:hAnsi="Times New Roman"/>
          <w:lang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–  любое</w:t>
      </w:r>
    </w:p>
    <w:p w14:paraId="036057E3" w14:textId="567F4EA7" w:rsidR="00274C60" w:rsidRPr="00E51672" w:rsidRDefault="00274C60" w:rsidP="00A45BFC">
      <w:pPr>
        <w:pStyle w:val="a5"/>
        <w:numPr>
          <w:ilvl w:val="3"/>
          <w:numId w:val="28"/>
        </w:numPr>
        <w:rPr>
          <w:rFonts w:ascii="Times New Roman" w:hAnsi="Times New Roman"/>
          <w:lang w:val="en-US" w:eastAsia="ru-RU"/>
        </w:rPr>
      </w:pPr>
      <w:r w:rsidRPr="00E51672">
        <w:rPr>
          <w:rFonts w:ascii="Times New Roman" w:hAnsi="Times New Roman"/>
          <w:lang w:val="en-US" w:eastAsia="ru-RU"/>
        </w:rPr>
        <w:lastRenderedPageBreak/>
        <w:t>DRID</w:t>
      </w:r>
      <w:r w:rsidRPr="00E51672">
        <w:rPr>
          <w:rFonts w:ascii="Times New Roman" w:hAnsi="Times New Roman"/>
          <w:lang w:eastAsia="ru-RU"/>
        </w:rPr>
        <w:t xml:space="preserve"> –</w:t>
      </w:r>
      <w:r w:rsidRPr="00E51672">
        <w:rPr>
          <w:rFonts w:ascii="Times New Roman" w:hAnsi="Times New Roman"/>
          <w:lang w:val="en-US" w:eastAsia="ru-RU"/>
        </w:rPr>
        <w:t xml:space="preserve"> </w:t>
      </w:r>
      <w:proofErr w:type="spellStart"/>
      <w:r w:rsidRPr="00E51672">
        <w:rPr>
          <w:rFonts w:ascii="Times New Roman" w:hAnsi="Times New Roman"/>
          <w:lang w:val="en-US" w:eastAsia="ru-RU"/>
        </w:rPr>
        <w:t>любое</w:t>
      </w:r>
      <w:proofErr w:type="spellEnd"/>
    </w:p>
    <w:p w14:paraId="22184CF3" w14:textId="77777777" w:rsidR="00274C60" w:rsidRPr="00E51672" w:rsidRDefault="00274C60" w:rsidP="00A45BFC">
      <w:pPr>
        <w:pStyle w:val="a5"/>
        <w:numPr>
          <w:ilvl w:val="3"/>
          <w:numId w:val="28"/>
        </w:numPr>
        <w:rPr>
          <w:rFonts w:ascii="Times New Roman" w:hAnsi="Times New Roman"/>
          <w:lang w:val="en-US" w:eastAsia="ru-RU"/>
        </w:rPr>
      </w:pPr>
      <w:proofErr w:type="spellStart"/>
      <w:r w:rsidRPr="00E51672">
        <w:rPr>
          <w:rFonts w:ascii="Times New Roman" w:hAnsi="Times New Roman"/>
          <w:lang w:val="en-US" w:eastAsia="ru-RU"/>
        </w:rPr>
        <w:t>DealTransactID</w:t>
      </w:r>
      <w:proofErr w:type="spellEnd"/>
      <w:r w:rsidRPr="00E51672">
        <w:rPr>
          <w:rFonts w:ascii="Times New Roman" w:hAnsi="Times New Roman"/>
          <w:lang w:val="en-US" w:eastAsia="ru-RU"/>
        </w:rPr>
        <w:t xml:space="preserve"> – 0</w:t>
      </w:r>
    </w:p>
    <w:p w14:paraId="06766367" w14:textId="3403219E" w:rsidR="00274C60" w:rsidRPr="00E51672" w:rsidRDefault="00274C60" w:rsidP="00A45BFC">
      <w:pPr>
        <w:pStyle w:val="a5"/>
        <w:numPr>
          <w:ilvl w:val="2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такая запись есть, то процесс </w:t>
      </w:r>
      <w:proofErr w:type="spellStart"/>
      <w:r w:rsidRPr="00E51672">
        <w:rPr>
          <w:rFonts w:ascii="Times New Roman" w:hAnsi="Times New Roman"/>
          <w:lang w:eastAsia="ru-RU"/>
        </w:rPr>
        <w:t>квитовк</w:t>
      </w:r>
      <w:r w:rsidR="006078D7" w:rsidRPr="00E51672">
        <w:rPr>
          <w:rFonts w:ascii="Times New Roman" w:hAnsi="Times New Roman"/>
          <w:lang w:eastAsia="ru-RU"/>
        </w:rPr>
        <w:t>а</w:t>
      </w:r>
      <w:proofErr w:type="spellEnd"/>
      <w:r w:rsidRPr="00E51672">
        <w:rPr>
          <w:rFonts w:ascii="Times New Roman" w:hAnsi="Times New Roman"/>
          <w:lang w:eastAsia="ru-RU"/>
        </w:rPr>
        <w:t>\сверки завершился.</w:t>
      </w:r>
    </w:p>
    <w:p w14:paraId="64319AF7" w14:textId="5014513E" w:rsidR="00274C60" w:rsidRPr="00E51672" w:rsidRDefault="00274C60" w:rsidP="00A45BFC">
      <w:pPr>
        <w:pStyle w:val="a5"/>
        <w:numPr>
          <w:ilvl w:val="2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записи нет, шина выполняет процедуру через </w:t>
      </w:r>
      <w:r w:rsidRPr="00E51672">
        <w:rPr>
          <w:rFonts w:ascii="Times New Roman" w:hAnsi="Times New Roman"/>
          <w:lang w:val="en-US" w:eastAsia="ru-RU"/>
        </w:rPr>
        <w:t>Y</w:t>
      </w:r>
      <w:r w:rsidRPr="00E51672">
        <w:rPr>
          <w:rFonts w:ascii="Times New Roman" w:hAnsi="Times New Roman"/>
          <w:lang w:eastAsia="ru-RU"/>
        </w:rPr>
        <w:t xml:space="preserve"> минут.</w:t>
      </w:r>
    </w:p>
    <w:p w14:paraId="3B07AC57" w14:textId="142B06AB" w:rsidR="00D976CE" w:rsidRPr="00E51672" w:rsidRDefault="00D976CE" w:rsidP="00A45BFC">
      <w:pPr>
        <w:pStyle w:val="a5"/>
        <w:numPr>
          <w:ilvl w:val="1"/>
          <w:numId w:val="19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считывает данные из таблицы </w:t>
      </w:r>
      <w:proofErr w:type="spellStart"/>
      <w:r w:rsidRPr="00E51672">
        <w:rPr>
          <w:rFonts w:ascii="Times New Roman" w:hAnsi="Times New Roman"/>
          <w:lang w:eastAsia="ru-RU"/>
        </w:rPr>
        <w:t>igs_tCDBC_Kvitovka</w:t>
      </w:r>
      <w:proofErr w:type="spellEnd"/>
      <w:r w:rsidR="00A86FE4" w:rsidRPr="00E51672">
        <w:rPr>
          <w:rFonts w:ascii="Times New Roman" w:hAnsi="Times New Roman"/>
          <w:lang w:eastAsia="ru-RU"/>
        </w:rPr>
        <w:t xml:space="preserve"> и возвращает в </w:t>
      </w:r>
      <w:proofErr w:type="spellStart"/>
      <w:r w:rsidR="00A86FE4" w:rsidRPr="00E51672">
        <w:rPr>
          <w:rFonts w:ascii="Times New Roman" w:hAnsi="Times New Roman"/>
          <w:lang w:eastAsia="ru-RU"/>
        </w:rPr>
        <w:t>Админку</w:t>
      </w:r>
      <w:proofErr w:type="spellEnd"/>
      <w:r w:rsidR="00A86FE4" w:rsidRPr="00E51672">
        <w:rPr>
          <w:rFonts w:ascii="Times New Roman" w:hAnsi="Times New Roman"/>
          <w:lang w:eastAsia="ru-RU"/>
        </w:rPr>
        <w:t>.</w:t>
      </w:r>
    </w:p>
    <w:p w14:paraId="33FDC871" w14:textId="37C3B5E6" w:rsidR="002D08EC" w:rsidRPr="00E51672" w:rsidRDefault="002D08EC" w:rsidP="00A45BFC">
      <w:pPr>
        <w:pStyle w:val="a5"/>
        <w:numPr>
          <w:ilvl w:val="0"/>
          <w:numId w:val="25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у каждого </w:t>
      </w: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есть значение </w:t>
      </w:r>
      <w:proofErr w:type="spellStart"/>
      <w:r w:rsidRPr="00E51672">
        <w:rPr>
          <w:rFonts w:ascii="Times New Roman" w:hAnsi="Times New Roman"/>
          <w:lang w:val="en-US" w:eastAsia="ru-RU"/>
        </w:rPr>
        <w:t>DealTranasctID</w:t>
      </w:r>
      <w:proofErr w:type="spellEnd"/>
      <w:r w:rsidRPr="00E51672">
        <w:rPr>
          <w:rFonts w:ascii="Times New Roman" w:hAnsi="Times New Roman"/>
          <w:lang w:eastAsia="ru-RU"/>
        </w:rPr>
        <w:t xml:space="preserve">, то </w:t>
      </w:r>
      <w:proofErr w:type="spellStart"/>
      <w:r w:rsidRPr="00E51672">
        <w:rPr>
          <w:rFonts w:ascii="Times New Roman" w:hAnsi="Times New Roman"/>
          <w:lang w:eastAsia="ru-RU"/>
        </w:rPr>
        <w:t>квитовка</w:t>
      </w:r>
      <w:proofErr w:type="spellEnd"/>
      <w:r w:rsidRPr="00E51672">
        <w:rPr>
          <w:rFonts w:ascii="Times New Roman" w:hAnsi="Times New Roman"/>
          <w:lang w:eastAsia="ru-RU"/>
        </w:rPr>
        <w:t xml:space="preserve"> успешна.</w:t>
      </w:r>
    </w:p>
    <w:p w14:paraId="439EE070" w14:textId="23B07110" w:rsidR="002D08EC" w:rsidRPr="00E51672" w:rsidRDefault="002D08EC" w:rsidP="00A45BFC">
      <w:pPr>
        <w:pStyle w:val="a5"/>
        <w:numPr>
          <w:ilvl w:val="0"/>
          <w:numId w:val="25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у какого-то </w:t>
      </w: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нет значения </w:t>
      </w:r>
      <w:proofErr w:type="spellStart"/>
      <w:r w:rsidRPr="00E51672">
        <w:rPr>
          <w:rFonts w:ascii="Times New Roman" w:hAnsi="Times New Roman"/>
          <w:lang w:val="en-US" w:eastAsia="ru-RU"/>
        </w:rPr>
        <w:t>DealTranasctID</w:t>
      </w:r>
      <w:proofErr w:type="spellEnd"/>
      <w:r w:rsidRPr="00E51672">
        <w:rPr>
          <w:rFonts w:ascii="Times New Roman" w:hAnsi="Times New Roman"/>
          <w:lang w:eastAsia="ru-RU"/>
        </w:rPr>
        <w:t xml:space="preserve">, то для этой операции документ в АБС </w:t>
      </w:r>
      <w:proofErr w:type="spellStart"/>
      <w:r w:rsidRPr="00E51672">
        <w:rPr>
          <w:rFonts w:ascii="Times New Roman" w:hAnsi="Times New Roman"/>
          <w:lang w:eastAsia="ru-RU"/>
        </w:rPr>
        <w:t>Диасофт</w:t>
      </w:r>
      <w:proofErr w:type="spellEnd"/>
      <w:r w:rsidRPr="00E51672">
        <w:rPr>
          <w:rFonts w:ascii="Times New Roman" w:hAnsi="Times New Roman"/>
          <w:lang w:eastAsia="ru-RU"/>
        </w:rPr>
        <w:t xml:space="preserve"> не найден.</w:t>
      </w:r>
    </w:p>
    <w:p w14:paraId="0F0B681E" w14:textId="3F5CD018" w:rsidR="002D08EC" w:rsidRPr="00E51672" w:rsidRDefault="002D08EC" w:rsidP="00A45BFC">
      <w:pPr>
        <w:pStyle w:val="a5"/>
        <w:numPr>
          <w:ilvl w:val="0"/>
          <w:numId w:val="25"/>
        </w:numPr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Если в таблице есть запись </w:t>
      </w:r>
      <w:proofErr w:type="spellStart"/>
      <w:r w:rsidRPr="00E51672">
        <w:rPr>
          <w:rFonts w:ascii="Times New Roman" w:hAnsi="Times New Roman"/>
          <w:lang w:val="en-US" w:eastAsia="ru-RU"/>
        </w:rPr>
        <w:t>OprID</w:t>
      </w:r>
      <w:proofErr w:type="spellEnd"/>
      <w:r w:rsidRPr="00E51672">
        <w:rPr>
          <w:rFonts w:ascii="Times New Roman" w:hAnsi="Times New Roman"/>
          <w:lang w:eastAsia="ru-RU"/>
        </w:rPr>
        <w:t xml:space="preserve"> </w:t>
      </w:r>
      <w:proofErr w:type="gramStart"/>
      <w:r w:rsidRPr="00E51672">
        <w:rPr>
          <w:rFonts w:ascii="Times New Roman" w:hAnsi="Times New Roman"/>
          <w:lang w:eastAsia="ru-RU"/>
        </w:rPr>
        <w:t>–  «</w:t>
      </w:r>
      <w:proofErr w:type="gramEnd"/>
      <w:r w:rsidRPr="00E51672">
        <w:rPr>
          <w:rFonts w:ascii="Times New Roman" w:hAnsi="Times New Roman"/>
          <w:lang w:eastAsia="ru-RU"/>
        </w:rPr>
        <w:t xml:space="preserve">Внимание &lt;Количество документов&gt; не </w:t>
      </w:r>
      <w:proofErr w:type="spellStart"/>
      <w:r w:rsidRPr="00E51672">
        <w:rPr>
          <w:rFonts w:ascii="Times New Roman" w:hAnsi="Times New Roman"/>
          <w:lang w:eastAsia="ru-RU"/>
        </w:rPr>
        <w:t>сквитованы</w:t>
      </w:r>
      <w:proofErr w:type="spellEnd"/>
      <w:r w:rsidRPr="00E51672">
        <w:rPr>
          <w:rFonts w:ascii="Times New Roman" w:hAnsi="Times New Roman"/>
          <w:lang w:eastAsia="ru-RU"/>
        </w:rPr>
        <w:t xml:space="preserve">!», то вывести эту информацию на экран </w:t>
      </w:r>
      <w:proofErr w:type="spellStart"/>
      <w:r w:rsidRPr="00E51672">
        <w:rPr>
          <w:rFonts w:ascii="Times New Roman" w:hAnsi="Times New Roman"/>
          <w:lang w:eastAsia="ru-RU"/>
        </w:rPr>
        <w:t>Админки</w:t>
      </w:r>
      <w:proofErr w:type="spellEnd"/>
      <w:r w:rsidRPr="00E51672">
        <w:rPr>
          <w:rFonts w:ascii="Times New Roman" w:hAnsi="Times New Roman"/>
          <w:lang w:eastAsia="ru-RU"/>
        </w:rPr>
        <w:t>.</w:t>
      </w:r>
    </w:p>
    <w:p w14:paraId="6DDFB58D" w14:textId="00142CAA" w:rsidR="002D08EC" w:rsidRPr="00E51672" w:rsidRDefault="002D08EC" w:rsidP="002D08EC">
      <w:pPr>
        <w:pStyle w:val="a5"/>
        <w:rPr>
          <w:rFonts w:ascii="Times New Roman" w:hAnsi="Times New Roman"/>
          <w:lang w:eastAsia="ru-RU"/>
        </w:rPr>
      </w:pPr>
    </w:p>
    <w:p w14:paraId="21021D9F" w14:textId="72D7C95E" w:rsidR="00C9118A" w:rsidRPr="00E51672" w:rsidRDefault="00C9118A" w:rsidP="002D08EC">
      <w:pPr>
        <w:pStyle w:val="a5"/>
        <w:rPr>
          <w:rFonts w:ascii="Times New Roman" w:hAnsi="Times New Roman"/>
          <w:lang w:eastAsia="ru-RU"/>
        </w:rPr>
      </w:pPr>
      <w:r w:rsidRPr="00E51672">
        <w:rPr>
          <w:rFonts w:ascii="Times New Roman" w:hAnsi="Times New Roman"/>
          <w:lang w:eastAsia="ru-RU"/>
        </w:rPr>
        <w:t xml:space="preserve">На основании этой информации на экране </w:t>
      </w:r>
      <w:proofErr w:type="spellStart"/>
      <w:r w:rsidRPr="00E51672">
        <w:rPr>
          <w:rFonts w:ascii="Times New Roman" w:hAnsi="Times New Roman"/>
          <w:lang w:eastAsia="ru-RU"/>
        </w:rPr>
        <w:t>Админки</w:t>
      </w:r>
      <w:proofErr w:type="spellEnd"/>
      <w:r w:rsidRPr="00E51672">
        <w:rPr>
          <w:rFonts w:ascii="Times New Roman" w:hAnsi="Times New Roman"/>
          <w:lang w:eastAsia="ru-RU"/>
        </w:rPr>
        <w:t xml:space="preserve"> вывести результаты </w:t>
      </w:r>
      <w:proofErr w:type="spellStart"/>
      <w:r w:rsidRPr="00E51672">
        <w:rPr>
          <w:rFonts w:ascii="Times New Roman" w:hAnsi="Times New Roman"/>
          <w:lang w:eastAsia="ru-RU"/>
        </w:rPr>
        <w:t>квитовк</w:t>
      </w:r>
      <w:r w:rsidR="009E2486" w:rsidRPr="00E51672">
        <w:rPr>
          <w:rFonts w:ascii="Times New Roman" w:hAnsi="Times New Roman"/>
          <w:lang w:eastAsia="ru-RU"/>
        </w:rPr>
        <w:t>и</w:t>
      </w:r>
      <w:proofErr w:type="spellEnd"/>
      <w:r w:rsidRPr="00E51672">
        <w:rPr>
          <w:rFonts w:ascii="Times New Roman" w:hAnsi="Times New Roman"/>
          <w:lang w:eastAsia="ru-RU"/>
        </w:rPr>
        <w:t xml:space="preserve">\сверки. </w:t>
      </w:r>
    </w:p>
    <w:p w14:paraId="7A7C302D" w14:textId="09512184" w:rsidR="00702DD9" w:rsidRPr="00E51672" w:rsidRDefault="00702DD9">
      <w:pPr>
        <w:rPr>
          <w:rFonts w:ascii="Arial" w:hAnsi="Arial" w:cs="Arial"/>
          <w:b/>
          <w:sz w:val="20"/>
          <w:szCs w:val="20"/>
          <w:lang w:eastAsia="ru-RU"/>
        </w:rPr>
      </w:pPr>
    </w:p>
    <w:p w14:paraId="087F7F7A" w14:textId="39A41F8F" w:rsidR="00E272D2" w:rsidRPr="00E51672" w:rsidRDefault="00E272D2">
      <w:pPr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br w:type="page"/>
      </w:r>
    </w:p>
    <w:p w14:paraId="685B75F5" w14:textId="77777777" w:rsidR="00702DD9" w:rsidRPr="00E51672" w:rsidRDefault="00702DD9">
      <w:pPr>
        <w:rPr>
          <w:rFonts w:ascii="Arial" w:hAnsi="Arial" w:cs="Arial"/>
          <w:b/>
          <w:sz w:val="20"/>
          <w:szCs w:val="20"/>
          <w:lang w:eastAsia="ru-RU"/>
        </w:rPr>
      </w:pPr>
    </w:p>
    <w:p w14:paraId="1BC032F7" w14:textId="77777777" w:rsidR="00702DD9" w:rsidRPr="00E51672" w:rsidRDefault="00702DD9">
      <w:pPr>
        <w:rPr>
          <w:rFonts w:ascii="Arial" w:hAnsi="Arial" w:cs="Arial"/>
          <w:b/>
          <w:sz w:val="20"/>
          <w:szCs w:val="20"/>
          <w:lang w:eastAsia="ru-RU"/>
        </w:rPr>
      </w:pPr>
    </w:p>
    <w:p w14:paraId="0582CA8C" w14:textId="5CD8FBBD" w:rsidR="00912AA9" w:rsidRPr="00E51672" w:rsidRDefault="00912AA9" w:rsidP="002E75B1">
      <w:pPr>
        <w:pStyle w:val="a5"/>
        <w:ind w:left="1068" w:hanging="784"/>
        <w:jc w:val="center"/>
        <w:rPr>
          <w:rFonts w:ascii="Arial" w:hAnsi="Arial" w:cs="Arial"/>
          <w:b/>
          <w:sz w:val="20"/>
          <w:szCs w:val="20"/>
          <w:u w:val="single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Инфо о реализации</w:t>
      </w:r>
      <w:r w:rsidR="00CA7AE0"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 xml:space="preserve"> и настройке</w:t>
      </w:r>
    </w:p>
    <w:p w14:paraId="0B3E73C8" w14:textId="75EC6544" w:rsidR="002E75B1" w:rsidRPr="00E51672" w:rsidRDefault="002E75B1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u w:val="single"/>
          <w:lang w:eastAsia="ru-RU"/>
        </w:rPr>
      </w:pPr>
    </w:p>
    <w:p w14:paraId="08F5E8F4" w14:textId="3DFCA1F8" w:rsidR="002E75B1" w:rsidRPr="00E51672" w:rsidRDefault="002E75B1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>Пакет процедур для переноса на бой</w:t>
      </w:r>
      <w:r w:rsidR="003258C9" w:rsidRPr="00E51672">
        <w:rPr>
          <w:rFonts w:ascii="Arial" w:hAnsi="Arial" w:cs="Arial"/>
          <w:b/>
          <w:sz w:val="20"/>
          <w:szCs w:val="20"/>
          <w:lang w:eastAsia="ru-RU"/>
        </w:rPr>
        <w:t xml:space="preserve"> – 11.08.2023г</w:t>
      </w:r>
    </w:p>
    <w:p w14:paraId="30513871" w14:textId="77777777" w:rsidR="003258C9" w:rsidRPr="00E51672" w:rsidRDefault="003258C9" w:rsidP="003258C9">
      <w:pPr>
        <w:rPr>
          <w:color w:val="1F3864"/>
        </w:rPr>
      </w:pPr>
      <w:proofErr w:type="spellStart"/>
      <w:r w:rsidRPr="00E51672">
        <w:rPr>
          <w:color w:val="1F3864"/>
        </w:rPr>
        <w:t>igs_DigitalRubClient</w:t>
      </w:r>
      <w:proofErr w:type="spellEnd"/>
      <w:r w:rsidRPr="00E51672">
        <w:rPr>
          <w:color w:val="1F3864"/>
        </w:rPr>
        <w:t xml:space="preserve"> – параметры клиента</w:t>
      </w:r>
    </w:p>
    <w:p w14:paraId="36EF0492" w14:textId="77777777" w:rsidR="003258C9" w:rsidRPr="00E51672" w:rsidRDefault="003258C9" w:rsidP="003258C9">
      <w:pPr>
        <w:rPr>
          <w:color w:val="1F3864"/>
        </w:rPr>
      </w:pPr>
      <w:proofErr w:type="spellStart"/>
      <w:r w:rsidRPr="00E51672">
        <w:rPr>
          <w:color w:val="1F3864"/>
        </w:rPr>
        <w:t>igs_DigitalRub</w:t>
      </w:r>
      <w:proofErr w:type="spellEnd"/>
      <w:r w:rsidRPr="00E51672">
        <w:rPr>
          <w:color w:val="1F3864"/>
        </w:rPr>
        <w:t xml:space="preserve"> - клиент продаёт ЦР</w:t>
      </w:r>
    </w:p>
    <w:p w14:paraId="0A8F1BC6" w14:textId="77777777" w:rsidR="003258C9" w:rsidRPr="00E51672" w:rsidRDefault="003258C9" w:rsidP="003258C9">
      <w:pPr>
        <w:rPr>
          <w:color w:val="1F3864"/>
        </w:rPr>
      </w:pPr>
      <w:proofErr w:type="spellStart"/>
      <w:r w:rsidRPr="00E51672">
        <w:rPr>
          <w:color w:val="1F3864"/>
        </w:rPr>
        <w:t>igs_BuyDigitalRub</w:t>
      </w:r>
      <w:proofErr w:type="spellEnd"/>
      <w:r w:rsidRPr="00E51672">
        <w:rPr>
          <w:color w:val="1F3864"/>
        </w:rPr>
        <w:t xml:space="preserve"> - клиент покупает ЦР</w:t>
      </w:r>
    </w:p>
    <w:p w14:paraId="2F294064" w14:textId="77777777" w:rsidR="003258C9" w:rsidRPr="00E51672" w:rsidRDefault="003258C9" w:rsidP="003258C9">
      <w:pPr>
        <w:rPr>
          <w:color w:val="1F3864"/>
        </w:rPr>
      </w:pPr>
      <w:proofErr w:type="spellStart"/>
      <w:r w:rsidRPr="00E51672">
        <w:rPr>
          <w:color w:val="1F3864"/>
        </w:rPr>
        <w:t>igs_CancelDigitalRub</w:t>
      </w:r>
      <w:proofErr w:type="spellEnd"/>
      <w:r w:rsidRPr="00E51672">
        <w:rPr>
          <w:color w:val="1F3864"/>
        </w:rPr>
        <w:t xml:space="preserve"> - откат документа</w:t>
      </w:r>
    </w:p>
    <w:p w14:paraId="5C97FE6A" w14:textId="77777777" w:rsidR="003258C9" w:rsidRPr="00E51672" w:rsidRDefault="003258C9" w:rsidP="003258C9">
      <w:pPr>
        <w:rPr>
          <w:color w:val="1F3864"/>
        </w:rPr>
      </w:pPr>
      <w:proofErr w:type="spellStart"/>
      <w:r w:rsidRPr="00E51672">
        <w:rPr>
          <w:color w:val="1F3864"/>
        </w:rPr>
        <w:t>igs_FindDigitalRubClientBSS</w:t>
      </w:r>
      <w:proofErr w:type="spellEnd"/>
      <w:r w:rsidRPr="00E51672">
        <w:rPr>
          <w:color w:val="1F3864"/>
        </w:rPr>
        <w:t xml:space="preserve"> - поиска клиента в АБС</w:t>
      </w:r>
    </w:p>
    <w:p w14:paraId="588B51F2" w14:textId="77777777" w:rsidR="003258C9" w:rsidRPr="00E51672" w:rsidRDefault="003258C9" w:rsidP="003258C9">
      <w:pPr>
        <w:rPr>
          <w:color w:val="1F497D"/>
        </w:rPr>
      </w:pPr>
    </w:p>
    <w:p w14:paraId="4E080A4A" w14:textId="3D3C9776" w:rsidR="003258C9" w:rsidRPr="00E51672" w:rsidRDefault="003258C9" w:rsidP="003258C9">
      <w:pPr>
        <w:rPr>
          <w:color w:val="1F3864"/>
          <w:lang w:val="en-US"/>
        </w:rPr>
      </w:pPr>
      <w:proofErr w:type="spellStart"/>
      <w:r w:rsidRPr="00E51672">
        <w:rPr>
          <w:color w:val="1F497D"/>
          <w:lang w:val="en-US"/>
        </w:rPr>
        <w:t>DSP_MoveToNextNode</w:t>
      </w:r>
      <w:proofErr w:type="spellEnd"/>
    </w:p>
    <w:p w14:paraId="1AAA4A14" w14:textId="77777777" w:rsidR="003258C9" w:rsidRPr="00E51672" w:rsidRDefault="003258C9" w:rsidP="003258C9">
      <w:pPr>
        <w:rPr>
          <w:color w:val="1F497D"/>
          <w:sz w:val="22"/>
          <w:szCs w:val="22"/>
          <w:lang w:val="en-US"/>
        </w:rPr>
      </w:pPr>
      <w:proofErr w:type="spellStart"/>
      <w:r w:rsidRPr="00E51672">
        <w:rPr>
          <w:color w:val="1F497D"/>
          <w:lang w:val="en-US"/>
        </w:rPr>
        <w:t>DSP_CheckNalog</w:t>
      </w:r>
      <w:proofErr w:type="spellEnd"/>
    </w:p>
    <w:p w14:paraId="11E8B3D7" w14:textId="77777777" w:rsidR="003258C9" w:rsidRPr="00E51672" w:rsidRDefault="003258C9" w:rsidP="003258C9">
      <w:pPr>
        <w:rPr>
          <w:color w:val="1F497D"/>
          <w:lang w:val="en-US"/>
        </w:rPr>
      </w:pPr>
      <w:r w:rsidRPr="00E51672">
        <w:rPr>
          <w:color w:val="1F497D"/>
          <w:lang w:val="en-US"/>
        </w:rPr>
        <w:t>DSP_igs_sm_Control302P</w:t>
      </w:r>
    </w:p>
    <w:p w14:paraId="2747F907" w14:textId="77777777" w:rsidR="003258C9" w:rsidRPr="00E51672" w:rsidRDefault="003258C9" w:rsidP="003258C9">
      <w:pPr>
        <w:rPr>
          <w:color w:val="1F497D"/>
        </w:rPr>
      </w:pPr>
      <w:r w:rsidRPr="00E51672">
        <w:rPr>
          <w:color w:val="1F497D"/>
          <w:lang w:val="en-US"/>
        </w:rPr>
        <w:t>DSP</w:t>
      </w:r>
      <w:r w:rsidRPr="00E51672">
        <w:rPr>
          <w:color w:val="1F497D"/>
        </w:rPr>
        <w:t>_</w:t>
      </w:r>
      <w:proofErr w:type="spellStart"/>
      <w:r w:rsidRPr="00E51672">
        <w:rPr>
          <w:color w:val="1F497D"/>
          <w:lang w:val="en-US"/>
        </w:rPr>
        <w:t>oper</w:t>
      </w:r>
      <w:proofErr w:type="spellEnd"/>
      <w:r w:rsidRPr="00E51672">
        <w:rPr>
          <w:color w:val="1F497D"/>
        </w:rPr>
        <w:t>_</w:t>
      </w:r>
      <w:r w:rsidRPr="00E51672">
        <w:rPr>
          <w:color w:val="1F497D"/>
          <w:lang w:val="en-US"/>
        </w:rPr>
        <w:t>confirm</w:t>
      </w:r>
      <w:r w:rsidRPr="00E51672">
        <w:rPr>
          <w:color w:val="1F497D"/>
        </w:rPr>
        <w:t>_</w:t>
      </w:r>
      <w:r w:rsidRPr="00E51672">
        <w:rPr>
          <w:color w:val="1F497D"/>
          <w:lang w:val="en-US"/>
        </w:rPr>
        <w:t>fact</w:t>
      </w:r>
    </w:p>
    <w:p w14:paraId="0F2944AF" w14:textId="77777777" w:rsidR="003258C9" w:rsidRPr="00E51672" w:rsidRDefault="003258C9" w:rsidP="003258C9">
      <w:pPr>
        <w:rPr>
          <w:color w:val="1F497D"/>
        </w:rPr>
      </w:pPr>
      <w:r w:rsidRPr="00E51672">
        <w:rPr>
          <w:color w:val="1F497D"/>
        </w:rPr>
        <w:t>Это процедуры, обеспечивающий автоматическое прохождение документов до конечного состояния, а также для формирования межфилиальных документов.</w:t>
      </w:r>
    </w:p>
    <w:p w14:paraId="656FD86C" w14:textId="77777777" w:rsidR="00B27087" w:rsidRPr="00E51672" w:rsidRDefault="00B27087" w:rsidP="002E75B1">
      <w:pPr>
        <w:pBdr>
          <w:bottom w:val="dotted" w:sz="24" w:space="1" w:color="auto"/>
        </w:pBdr>
        <w:rPr>
          <w:color w:val="1F497D"/>
        </w:rPr>
      </w:pPr>
    </w:p>
    <w:p w14:paraId="0ECE8CFE" w14:textId="7A45DB51" w:rsidR="00B27087" w:rsidRPr="00E51672" w:rsidRDefault="00B27087" w:rsidP="00B27087">
      <w:pPr>
        <w:rPr>
          <w:color w:val="1F497D"/>
        </w:rPr>
      </w:pPr>
      <w:bookmarkStart w:id="225" w:name="ДопАтрибут_OprID"/>
      <w:r w:rsidRPr="00E51672">
        <w:rPr>
          <w:color w:val="1F497D"/>
        </w:rPr>
        <w:t xml:space="preserve">Настроить параметр отчетов и поиска </w:t>
      </w:r>
      <w:proofErr w:type="spellStart"/>
      <w:r w:rsidRPr="00E51672">
        <w:rPr>
          <w:color w:val="1F497D"/>
          <w:lang w:val="en-US"/>
        </w:rPr>
        <w:t>OprID</w:t>
      </w:r>
      <w:proofErr w:type="spellEnd"/>
    </w:p>
    <w:bookmarkEnd w:id="225"/>
    <w:p w14:paraId="2648A484" w14:textId="4F793522" w:rsidR="00597882" w:rsidRPr="00E51672" w:rsidRDefault="00597882" w:rsidP="00597882">
      <w:pPr>
        <w:rPr>
          <w:color w:val="1F497D"/>
        </w:rPr>
      </w:pPr>
      <w:r w:rsidRPr="00E51672">
        <w:rPr>
          <w:color w:val="1F497D"/>
        </w:rPr>
        <w:t xml:space="preserve">Название и Сокращение: </w:t>
      </w:r>
      <w:proofErr w:type="spellStart"/>
      <w:r w:rsidRPr="00E51672">
        <w:rPr>
          <w:color w:val="1F497D"/>
          <w:lang w:val="en-US"/>
        </w:rPr>
        <w:t>OprID</w:t>
      </w:r>
      <w:proofErr w:type="spellEnd"/>
      <w:r w:rsidRPr="00E51672">
        <w:rPr>
          <w:color w:val="1F497D"/>
        </w:rPr>
        <w:t xml:space="preserve"> \ </w:t>
      </w:r>
      <w:proofErr w:type="spellStart"/>
      <w:r w:rsidRPr="00E51672">
        <w:rPr>
          <w:color w:val="1F497D"/>
          <w:lang w:val="en-US"/>
        </w:rPr>
        <w:t>OprID</w:t>
      </w:r>
      <w:proofErr w:type="spellEnd"/>
    </w:p>
    <w:p w14:paraId="64FBADD5" w14:textId="77777777" w:rsidR="00597882" w:rsidRPr="00E51672" w:rsidRDefault="00597882" w:rsidP="00B27087">
      <w:pPr>
        <w:rPr>
          <w:color w:val="1F497D"/>
        </w:rPr>
      </w:pPr>
    </w:p>
    <w:p w14:paraId="1399972C" w14:textId="73071C46" w:rsidR="00597882" w:rsidRPr="00E51672" w:rsidRDefault="00597882" w:rsidP="00B27087">
      <w:pPr>
        <w:rPr>
          <w:color w:val="1F497D"/>
        </w:rPr>
      </w:pPr>
      <w:r w:rsidRPr="00E51672">
        <w:rPr>
          <w:noProof/>
          <w:color w:val="1F497D"/>
          <w:lang w:eastAsia="ru-RU"/>
        </w:rPr>
        <w:drawing>
          <wp:inline distT="0" distB="0" distL="0" distR="0" wp14:anchorId="72D4A0F0" wp14:editId="7334723C">
            <wp:extent cx="4088921" cy="2426565"/>
            <wp:effectExtent l="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93318" cy="24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10C7" w14:textId="4F928A8D" w:rsidR="008A4A63" w:rsidRPr="00E51672" w:rsidRDefault="008A4A63" w:rsidP="008A4A63">
      <w:pPr>
        <w:rPr>
          <w:color w:val="1F497D"/>
        </w:rPr>
      </w:pPr>
      <w:r w:rsidRPr="00E51672">
        <w:rPr>
          <w:color w:val="1F497D"/>
        </w:rPr>
        <w:t xml:space="preserve">Настроить </w:t>
      </w:r>
      <w:proofErr w:type="spellStart"/>
      <w:r w:rsidRPr="00E51672">
        <w:rPr>
          <w:color w:val="1F497D"/>
        </w:rPr>
        <w:t>допатрибут</w:t>
      </w:r>
      <w:proofErr w:type="spellEnd"/>
      <w:r w:rsidRPr="00E51672">
        <w:rPr>
          <w:color w:val="1F497D"/>
        </w:rPr>
        <w:t xml:space="preserve"> на ФО </w:t>
      </w:r>
      <w:proofErr w:type="spellStart"/>
      <w:r w:rsidRPr="00E51672">
        <w:rPr>
          <w:color w:val="1F497D"/>
        </w:rPr>
        <w:t>ПлатПор</w:t>
      </w:r>
      <w:proofErr w:type="spellEnd"/>
      <w:r w:rsidRPr="00E51672">
        <w:rPr>
          <w:color w:val="1F497D"/>
        </w:rPr>
        <w:t xml:space="preserve"> модуль РКО</w:t>
      </w:r>
    </w:p>
    <w:p w14:paraId="43DA3616" w14:textId="2839F281" w:rsidR="008A4A63" w:rsidRPr="00E51672" w:rsidRDefault="008A4A63" w:rsidP="008A4A63">
      <w:pPr>
        <w:rPr>
          <w:color w:val="1F497D"/>
        </w:rPr>
      </w:pPr>
      <w:r w:rsidRPr="00E51672">
        <w:rPr>
          <w:noProof/>
          <w:color w:val="1F497D"/>
          <w:lang w:eastAsia="ru-RU"/>
        </w:rPr>
        <w:lastRenderedPageBreak/>
        <w:drawing>
          <wp:inline distT="0" distB="0" distL="0" distR="0" wp14:anchorId="52190C90" wp14:editId="5E799C06">
            <wp:extent cx="6390005" cy="331089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8A7F" w14:textId="77777777" w:rsidR="004A5A92" w:rsidRPr="00E51672" w:rsidRDefault="004A5A92" w:rsidP="002E75B1">
      <w:pPr>
        <w:pBdr>
          <w:bottom w:val="dotted" w:sz="24" w:space="1" w:color="auto"/>
        </w:pBdr>
        <w:rPr>
          <w:color w:val="1F497D"/>
        </w:rPr>
      </w:pPr>
    </w:p>
    <w:p w14:paraId="6E765FD6" w14:textId="77777777" w:rsidR="003258C9" w:rsidRPr="00E51672" w:rsidRDefault="003258C9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u w:val="single"/>
          <w:lang w:eastAsia="ru-RU"/>
        </w:rPr>
      </w:pPr>
    </w:p>
    <w:p w14:paraId="7DA42B07" w14:textId="1E13A887" w:rsidR="005B0A8C" w:rsidRPr="00E51672" w:rsidRDefault="005B0A8C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1ADD1EEE" w14:textId="39046104" w:rsidR="00755349" w:rsidRPr="00E51672" w:rsidRDefault="00755349" w:rsidP="00A078CA">
      <w:pPr>
        <w:rPr>
          <w:color w:val="1F497D"/>
        </w:rPr>
      </w:pPr>
      <w:r w:rsidRPr="00E51672">
        <w:rPr>
          <w:color w:val="1F497D"/>
        </w:rPr>
        <w:t>Настроить параметр отчетов и поиска</w:t>
      </w:r>
      <w:r w:rsidR="004A5A92" w:rsidRPr="00E51672">
        <w:rPr>
          <w:color w:val="1F497D"/>
        </w:rPr>
        <w:t xml:space="preserve"> </w:t>
      </w:r>
      <w:r w:rsidR="004A5A92" w:rsidRPr="00E51672">
        <w:rPr>
          <w:color w:val="1F497D"/>
          <w:lang w:val="en-US"/>
        </w:rPr>
        <w:t>DRID</w:t>
      </w:r>
    </w:p>
    <w:p w14:paraId="4372834A" w14:textId="4135EE99" w:rsidR="00755349" w:rsidRPr="00E51672" w:rsidRDefault="00755349" w:rsidP="00A078CA">
      <w:pPr>
        <w:rPr>
          <w:color w:val="1F497D"/>
        </w:rPr>
      </w:pPr>
      <w:r w:rsidRPr="00E51672">
        <w:rPr>
          <w:color w:val="1F497D"/>
        </w:rPr>
        <w:t>Название</w:t>
      </w:r>
      <w:r w:rsidR="006F53B7" w:rsidRPr="00E51672">
        <w:rPr>
          <w:color w:val="1F497D"/>
        </w:rPr>
        <w:t xml:space="preserve"> и Сокращение</w:t>
      </w:r>
      <w:r w:rsidRPr="00E51672">
        <w:rPr>
          <w:color w:val="1F497D"/>
        </w:rPr>
        <w:t xml:space="preserve">: </w:t>
      </w:r>
      <w:r w:rsidR="0031371E" w:rsidRPr="00E51672">
        <w:rPr>
          <w:color w:val="1F497D"/>
          <w:lang w:val="en-US"/>
        </w:rPr>
        <w:t>DRID</w:t>
      </w:r>
      <w:r w:rsidR="0031371E" w:rsidRPr="00E51672">
        <w:rPr>
          <w:color w:val="1F497D"/>
        </w:rPr>
        <w:t xml:space="preserve"> \ </w:t>
      </w:r>
      <w:r w:rsidRPr="00E51672">
        <w:rPr>
          <w:color w:val="1F497D"/>
          <w:lang w:val="en-US"/>
        </w:rPr>
        <w:t>DRID</w:t>
      </w:r>
    </w:p>
    <w:p w14:paraId="1619E731" w14:textId="3D2160CA" w:rsidR="00755349" w:rsidRPr="00E51672" w:rsidRDefault="0031371E" w:rsidP="00A078CA">
      <w:pPr>
        <w:rPr>
          <w:color w:val="1F497D"/>
        </w:rPr>
      </w:pPr>
      <w:r w:rsidRPr="00E51672">
        <w:rPr>
          <w:noProof/>
          <w:lang w:eastAsia="ru-RU"/>
        </w:rPr>
        <w:drawing>
          <wp:inline distT="0" distB="0" distL="0" distR="0" wp14:anchorId="77F40427" wp14:editId="351D3906">
            <wp:extent cx="3831056" cy="223845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40889" cy="224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F857" w14:textId="33B71CCC" w:rsidR="00755349" w:rsidRPr="00E51672" w:rsidRDefault="00755349" w:rsidP="00A078CA">
      <w:pPr>
        <w:rPr>
          <w:color w:val="1F497D"/>
        </w:rPr>
      </w:pPr>
      <w:r w:rsidRPr="00E51672">
        <w:rPr>
          <w:color w:val="1F497D"/>
        </w:rPr>
        <w:t xml:space="preserve">Настроить </w:t>
      </w:r>
      <w:proofErr w:type="spellStart"/>
      <w:r w:rsidRPr="00E51672">
        <w:rPr>
          <w:color w:val="1F497D"/>
        </w:rPr>
        <w:t>допатрибут</w:t>
      </w:r>
      <w:proofErr w:type="spellEnd"/>
      <w:r w:rsidRPr="00E51672">
        <w:rPr>
          <w:color w:val="1F497D"/>
        </w:rPr>
        <w:t xml:space="preserve"> на ФО </w:t>
      </w:r>
      <w:proofErr w:type="spellStart"/>
      <w:r w:rsidRPr="00E51672">
        <w:rPr>
          <w:color w:val="1F497D"/>
        </w:rPr>
        <w:t>ПлатПор</w:t>
      </w:r>
      <w:proofErr w:type="spellEnd"/>
    </w:p>
    <w:p w14:paraId="275E43DA" w14:textId="5AEF797A" w:rsidR="00755349" w:rsidRPr="00E51672" w:rsidRDefault="00755349" w:rsidP="00A078CA">
      <w:pPr>
        <w:rPr>
          <w:color w:val="1F497D"/>
        </w:rPr>
      </w:pPr>
      <w:r w:rsidRPr="00E51672">
        <w:rPr>
          <w:noProof/>
          <w:color w:val="1F497D"/>
          <w:lang w:eastAsia="ru-RU"/>
        </w:rPr>
        <w:lastRenderedPageBreak/>
        <w:drawing>
          <wp:inline distT="0" distB="0" distL="0" distR="0" wp14:anchorId="301417E9" wp14:editId="09F51FDD">
            <wp:extent cx="6390005" cy="37534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1B40" w14:textId="77777777" w:rsidR="00877EEF" w:rsidRPr="00E51672" w:rsidRDefault="00877EEF" w:rsidP="00A078CA">
      <w:pPr>
        <w:rPr>
          <w:color w:val="1F497D"/>
        </w:rPr>
      </w:pPr>
    </w:p>
    <w:p w14:paraId="7E692EC9" w14:textId="641C2D15" w:rsidR="00EE76E3" w:rsidRPr="00E51672" w:rsidRDefault="00EE76E3" w:rsidP="00A078CA">
      <w:pPr>
        <w:rPr>
          <w:color w:val="1F497D"/>
        </w:rPr>
      </w:pPr>
    </w:p>
    <w:p w14:paraId="27FA7D56" w14:textId="57D184AD" w:rsidR="006B03FF" w:rsidRPr="00E51672" w:rsidRDefault="006B03FF" w:rsidP="00A078CA">
      <w:pPr>
        <w:rPr>
          <w:color w:val="1F497D"/>
          <w:u w:val="single"/>
        </w:rPr>
      </w:pPr>
      <w:r w:rsidRPr="00E51672">
        <w:rPr>
          <w:color w:val="1F497D"/>
          <w:u w:val="single"/>
        </w:rPr>
        <w:t>Настройка маршрутизации документов.</w:t>
      </w:r>
    </w:p>
    <w:p w14:paraId="5C166FC0" w14:textId="77777777" w:rsidR="006B03FF" w:rsidRPr="00E51672" w:rsidRDefault="006B03FF" w:rsidP="006B03FF">
      <w:pPr>
        <w:rPr>
          <w:color w:val="FF0000"/>
          <w:sz w:val="22"/>
          <w:szCs w:val="22"/>
        </w:rPr>
      </w:pPr>
      <w:r w:rsidRPr="00E51672">
        <w:rPr>
          <w:color w:val="1F497D"/>
        </w:rPr>
        <w:t xml:space="preserve">На </w:t>
      </w:r>
      <w:proofErr w:type="gramStart"/>
      <w:r w:rsidRPr="00E51672">
        <w:rPr>
          <w:color w:val="1F497D"/>
        </w:rPr>
        <w:t>бою  -</w:t>
      </w:r>
      <w:proofErr w:type="gramEnd"/>
      <w:r w:rsidRPr="00E51672">
        <w:rPr>
          <w:color w:val="1F497D"/>
        </w:rPr>
        <w:t xml:space="preserve"> </w:t>
      </w:r>
      <w:r w:rsidRPr="00E51672">
        <w:rPr>
          <w:color w:val="FF0000"/>
        </w:rPr>
        <w:t>Счет открыт :</w:t>
      </w:r>
    </w:p>
    <w:p w14:paraId="63C9EF37" w14:textId="77777777" w:rsidR="006B03FF" w:rsidRPr="00E51672" w:rsidRDefault="006B03FF" w:rsidP="006B03FF">
      <w:pPr>
        <w:rPr>
          <w:color w:val="FF0000"/>
        </w:rPr>
      </w:pPr>
      <w:r w:rsidRPr="00E51672">
        <w:rPr>
          <w:color w:val="FF0000"/>
        </w:rPr>
        <w:t>47423810500019007060    -  Кошелек в цифровых рублях. Банк СОЮЗ (АО)</w:t>
      </w:r>
    </w:p>
    <w:p w14:paraId="54EB0259" w14:textId="77777777" w:rsidR="006B03FF" w:rsidRPr="00E51672" w:rsidRDefault="006B03FF" w:rsidP="006B03FF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>09.08.2023</w:t>
      </w:r>
    </w:p>
    <w:p w14:paraId="56C5E35A" w14:textId="77777777" w:rsidR="006B03FF" w:rsidRPr="00E51672" w:rsidRDefault="006B03FF" w:rsidP="006B03FF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lang w:eastAsia="ru-RU"/>
        </w:rPr>
      </w:pPr>
      <w:r w:rsidRPr="00E51672">
        <w:rPr>
          <w:rFonts w:ascii="Arial" w:hAnsi="Arial" w:cs="Arial"/>
          <w:sz w:val="20"/>
          <w:szCs w:val="20"/>
          <w:lang w:eastAsia="ru-RU"/>
        </w:rPr>
        <w:t xml:space="preserve">С </w:t>
      </w:r>
      <w:proofErr w:type="spellStart"/>
      <w:r w:rsidRPr="00E51672">
        <w:rPr>
          <w:rFonts w:ascii="Arial" w:hAnsi="Arial" w:cs="Arial"/>
          <w:sz w:val="20"/>
          <w:szCs w:val="20"/>
          <w:lang w:eastAsia="ru-RU"/>
        </w:rPr>
        <w:t>Селуяновым</w:t>
      </w:r>
      <w:proofErr w:type="spellEnd"/>
      <w:r w:rsidRPr="00E51672">
        <w:rPr>
          <w:rFonts w:ascii="Arial" w:hAnsi="Arial" w:cs="Arial"/>
          <w:sz w:val="20"/>
          <w:szCs w:val="20"/>
          <w:lang w:eastAsia="ru-RU"/>
        </w:rPr>
        <w:t xml:space="preserve"> М. согласовали, что выбор счета для настройки </w:t>
      </w:r>
      <w:proofErr w:type="spellStart"/>
      <w:r w:rsidRPr="00E51672">
        <w:rPr>
          <w:rFonts w:ascii="Arial" w:hAnsi="Arial" w:cs="Arial"/>
          <w:sz w:val="20"/>
          <w:szCs w:val="20"/>
          <w:lang w:eastAsia="ru-RU"/>
        </w:rPr>
        <w:t>диспатчей</w:t>
      </w:r>
      <w:proofErr w:type="spellEnd"/>
      <w:r w:rsidRPr="00E51672">
        <w:rPr>
          <w:rFonts w:ascii="Arial" w:hAnsi="Arial" w:cs="Arial"/>
          <w:sz w:val="20"/>
          <w:szCs w:val="20"/>
          <w:lang w:eastAsia="ru-RU"/>
        </w:rPr>
        <w:t xml:space="preserve"> маршрутизации документов по состояниям будет определяться через классификатор.</w:t>
      </w:r>
    </w:p>
    <w:p w14:paraId="00AFD76E" w14:textId="77777777" w:rsidR="006B03FF" w:rsidRPr="00E51672" w:rsidRDefault="006B03FF" w:rsidP="006B03FF">
      <w:pPr>
        <w:rPr>
          <w:rFonts w:ascii="Calibri" w:hAnsi="Calibri" w:cs="Calibri"/>
          <w:color w:val="1F497D"/>
          <w:sz w:val="22"/>
          <w:szCs w:val="22"/>
        </w:rPr>
      </w:pPr>
      <w:r w:rsidRPr="00E51672">
        <w:rPr>
          <w:noProof/>
          <w:lang w:eastAsia="ru-RU"/>
        </w:rPr>
        <w:drawing>
          <wp:inline distT="0" distB="0" distL="0" distR="0" wp14:anchorId="3973ADA8" wp14:editId="25D9D336">
            <wp:extent cx="5725006" cy="2504357"/>
            <wp:effectExtent l="0" t="0" r="0" b="0"/>
            <wp:docPr id="29" name="Рисунок 29" descr="cid:image002.png@01D9CAC9.2743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2.png@01D9CAC9.27430080"/>
                    <pic:cNvPicPr>
                      <a:picLocks noChangeAspect="1" noChangeArrowheads="1"/>
                    </pic:cNvPicPr>
                  </pic:nvPicPr>
                  <pic:blipFill>
                    <a:blip r:embed="rId144" r:link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63" cy="250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415E" w14:textId="77777777" w:rsidR="006B03FF" w:rsidRPr="00E51672" w:rsidRDefault="006B03FF" w:rsidP="006B03FF">
      <w:pPr>
        <w:rPr>
          <w:rFonts w:ascii="Calibri" w:hAnsi="Calibri" w:cs="Calibri"/>
          <w:color w:val="1F497D"/>
          <w:sz w:val="22"/>
          <w:szCs w:val="22"/>
        </w:rPr>
      </w:pPr>
    </w:p>
    <w:p w14:paraId="0D20AC03" w14:textId="77777777" w:rsidR="006B03FF" w:rsidRPr="00E51672" w:rsidRDefault="006B03FF" w:rsidP="006B03FF">
      <w:pPr>
        <w:rPr>
          <w:rFonts w:ascii="Calibri" w:hAnsi="Calibri" w:cs="Calibri"/>
          <w:color w:val="1F497D"/>
          <w:sz w:val="22"/>
          <w:szCs w:val="22"/>
        </w:rPr>
      </w:pPr>
      <w:r w:rsidRPr="00E51672">
        <w:rPr>
          <w:noProof/>
          <w:lang w:eastAsia="ru-RU"/>
        </w:rPr>
        <w:drawing>
          <wp:inline distT="0" distB="0" distL="0" distR="0" wp14:anchorId="3088758A" wp14:editId="7E120E70">
            <wp:extent cx="6488375" cy="796247"/>
            <wp:effectExtent l="0" t="0" r="0" b="4445"/>
            <wp:docPr id="28" name="Рисунок 28" descr="cid:image003.png@01D9CAC9.2743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3.png@01D9CAC9.27430080"/>
                    <pic:cNvPicPr>
                      <a:picLocks noChangeAspect="1" noChangeArrowheads="1"/>
                    </pic:cNvPicPr>
                  </pic:nvPicPr>
                  <pic:blipFill>
                    <a:blip r:embed="rId146" r:link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470" cy="81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D8BC" w14:textId="0272F903" w:rsidR="006B03FF" w:rsidRPr="00E51672" w:rsidRDefault="00A13720" w:rsidP="00A078CA">
      <w:pPr>
        <w:rPr>
          <w:color w:val="1F497D"/>
        </w:rPr>
      </w:pPr>
      <w:r w:rsidRPr="00E51672">
        <w:rPr>
          <w:color w:val="1F497D"/>
        </w:rPr>
        <w:t>Алгоритм работы:</w:t>
      </w:r>
    </w:p>
    <w:p w14:paraId="0FC789D0" w14:textId="5B96FADA" w:rsidR="00A13720" w:rsidRPr="00E51672" w:rsidRDefault="00A13720" w:rsidP="00A078CA">
      <w:pPr>
        <w:rPr>
          <w:color w:val="1F497D"/>
        </w:rPr>
      </w:pPr>
      <w:r w:rsidRPr="00E51672">
        <w:rPr>
          <w:color w:val="1F497D"/>
        </w:rPr>
        <w:t>Счет 47423 для учета ЦР классифицируем рубрикой «Счет цифрового рубля» классификатора «Счет цифрового рубля» объект «Счета».</w:t>
      </w:r>
    </w:p>
    <w:p w14:paraId="6DE4AE40" w14:textId="1FEF7C13" w:rsidR="00A13720" w:rsidRPr="00E51672" w:rsidRDefault="00A13720" w:rsidP="00A13720">
      <w:r w:rsidRPr="00E51672">
        <w:rPr>
          <w:color w:val="1F497D"/>
        </w:rPr>
        <w:lastRenderedPageBreak/>
        <w:t xml:space="preserve">В процедурах </w:t>
      </w:r>
      <w:proofErr w:type="spellStart"/>
      <w:r w:rsidRPr="00E51672">
        <w:rPr>
          <w:b/>
          <w:bCs/>
          <w:lang w:val="en-US"/>
        </w:rPr>
        <w:t>igs</w:t>
      </w:r>
      <w:proofErr w:type="spellEnd"/>
      <w:r w:rsidRPr="00E51672">
        <w:rPr>
          <w:b/>
          <w:bCs/>
        </w:rPr>
        <w:t>_</w:t>
      </w:r>
      <w:proofErr w:type="spellStart"/>
      <w:r w:rsidRPr="00E51672">
        <w:rPr>
          <w:b/>
          <w:bCs/>
          <w:lang w:val="en-US"/>
        </w:rPr>
        <w:t>DigitalRub</w:t>
      </w:r>
      <w:proofErr w:type="spellEnd"/>
      <w:r w:rsidRPr="00E51672">
        <w:t xml:space="preserve"> - </w:t>
      </w:r>
      <w:r w:rsidRPr="00E51672">
        <w:rPr>
          <w:color w:val="172B4D"/>
          <w:u w:val="single"/>
        </w:rPr>
        <w:t xml:space="preserve">клиент продаёт ЦР и </w:t>
      </w:r>
      <w:proofErr w:type="spellStart"/>
      <w:r w:rsidRPr="00E51672">
        <w:rPr>
          <w:b/>
          <w:bCs/>
          <w:lang w:val="en-US"/>
        </w:rPr>
        <w:t>igs</w:t>
      </w:r>
      <w:proofErr w:type="spellEnd"/>
      <w:r w:rsidRPr="00E51672">
        <w:rPr>
          <w:b/>
          <w:bCs/>
        </w:rPr>
        <w:t>_</w:t>
      </w:r>
      <w:proofErr w:type="spellStart"/>
      <w:r w:rsidRPr="00E51672">
        <w:rPr>
          <w:b/>
          <w:bCs/>
          <w:lang w:val="en-US"/>
        </w:rPr>
        <w:t>BuyDigitalRub</w:t>
      </w:r>
      <w:proofErr w:type="spellEnd"/>
      <w:r w:rsidRPr="00E51672">
        <w:t xml:space="preserve"> - </w:t>
      </w:r>
      <w:r w:rsidRPr="00E51672">
        <w:rPr>
          <w:u w:val="single"/>
        </w:rPr>
        <w:t>Клиент покупает ЦР</w:t>
      </w:r>
      <w:r w:rsidRPr="00E51672">
        <w:t>, будет реализован поиск и подстановка счета 47423, который связан с классификатором «Счет цифрового рубля». В перечисленных процедурах счет учета ЦР 47423 передавать во входящие параметры не требуется.</w:t>
      </w:r>
    </w:p>
    <w:p w14:paraId="55518EFC" w14:textId="3DC74003" w:rsidR="00A13720" w:rsidRPr="00E51672" w:rsidRDefault="00A13720" w:rsidP="00A13720">
      <w:r w:rsidRPr="00E51672">
        <w:t>Процедура маршрутизации документов по состояниям, также будет использовать для анализа т счет 47423, который связан с классификатором «Счет цифрового рубля»</w:t>
      </w:r>
    </w:p>
    <w:p w14:paraId="3298F9EC" w14:textId="17FCF67F" w:rsidR="00A13720" w:rsidRPr="00E51672" w:rsidRDefault="00A13720" w:rsidP="00A13720"/>
    <w:p w14:paraId="6F2FAFC5" w14:textId="77777777" w:rsidR="00A13720" w:rsidRPr="00E51672" w:rsidRDefault="00A13720" w:rsidP="00A078CA">
      <w:pPr>
        <w:rPr>
          <w:color w:val="1F497D"/>
        </w:rPr>
      </w:pPr>
    </w:p>
    <w:p w14:paraId="23789F79" w14:textId="77777777" w:rsidR="006B03FF" w:rsidRPr="00E51672" w:rsidRDefault="006B03FF" w:rsidP="00A078CA">
      <w:pPr>
        <w:rPr>
          <w:color w:val="1F497D"/>
        </w:rPr>
      </w:pPr>
    </w:p>
    <w:p w14:paraId="1BD0476B" w14:textId="77777777" w:rsidR="00EE76E3" w:rsidRPr="00E51672" w:rsidRDefault="00EE76E3" w:rsidP="00A078CA">
      <w:pPr>
        <w:rPr>
          <w:color w:val="1F497D"/>
        </w:rPr>
      </w:pPr>
    </w:p>
    <w:p w14:paraId="5249DACA" w14:textId="2434E209" w:rsidR="00A078CA" w:rsidRPr="00E51672" w:rsidRDefault="00A078CA" w:rsidP="00A078CA">
      <w:pPr>
        <w:rPr>
          <w:color w:val="FF0000"/>
          <w:sz w:val="22"/>
          <w:szCs w:val="22"/>
          <w:u w:val="single"/>
        </w:rPr>
      </w:pPr>
      <w:r w:rsidRPr="00E51672">
        <w:rPr>
          <w:color w:val="1F497D"/>
          <w:u w:val="single"/>
        </w:rPr>
        <w:t>Созда</w:t>
      </w:r>
      <w:r w:rsidR="00877EEF" w:rsidRPr="00E51672">
        <w:rPr>
          <w:color w:val="1F497D"/>
          <w:u w:val="single"/>
        </w:rPr>
        <w:t>ть</w:t>
      </w:r>
      <w:r w:rsidR="00E723F6" w:rsidRPr="00E51672">
        <w:rPr>
          <w:color w:val="1F497D"/>
          <w:u w:val="single"/>
        </w:rPr>
        <w:t xml:space="preserve"> пачки</w:t>
      </w:r>
      <w:r w:rsidRPr="00E51672">
        <w:rPr>
          <w:color w:val="1F497D"/>
          <w:u w:val="single"/>
        </w:rPr>
        <w:t xml:space="preserve">: </w:t>
      </w:r>
      <w:r w:rsidR="00E723F6" w:rsidRPr="00E51672">
        <w:rPr>
          <w:color w:val="1F497D"/>
          <w:u w:val="single"/>
        </w:rPr>
        <w:t>ЦФР ФЛ и ЦФР ЮЛ</w:t>
      </w:r>
    </w:p>
    <w:p w14:paraId="7334F59E" w14:textId="51BF9F8A" w:rsidR="005B0A8C" w:rsidRPr="00E51672" w:rsidRDefault="005B0A8C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7B93E0E5" w14:textId="6DD3792C" w:rsidR="00C64697" w:rsidRPr="00E51672" w:rsidRDefault="00C64697" w:rsidP="005B0A8C">
      <w:pPr>
        <w:rPr>
          <w:color w:val="1F497D"/>
        </w:rPr>
      </w:pPr>
    </w:p>
    <w:p w14:paraId="396F12F0" w14:textId="77777777" w:rsidR="00912AA9" w:rsidRPr="00E51672" w:rsidRDefault="00912AA9" w:rsidP="00912AA9">
      <w:pPr>
        <w:autoSpaceDE w:val="0"/>
        <w:autoSpaceDN w:val="0"/>
        <w:rPr>
          <w:rFonts w:ascii="Consolas" w:hAnsi="Consolas"/>
          <w:color w:val="0000FF"/>
          <w:sz w:val="19"/>
          <w:szCs w:val="19"/>
          <w:lang w:eastAsia="ru-RU"/>
        </w:rPr>
      </w:pPr>
      <w:r w:rsidRPr="00E51672">
        <w:rPr>
          <w:rFonts w:ascii="Consolas" w:hAnsi="Consolas"/>
          <w:color w:val="0000FF"/>
          <w:sz w:val="19"/>
          <w:szCs w:val="19"/>
          <w:lang w:eastAsia="ru-RU"/>
        </w:rPr>
        <w:t>Зеленым помечены поля, которые влияют на работу процедуры, остальные – главное выдержать в правильном формате (число, буква)</w:t>
      </w:r>
    </w:p>
    <w:p w14:paraId="75364AD7" w14:textId="77777777" w:rsidR="00912AA9" w:rsidRPr="00E51672" w:rsidRDefault="00912AA9" w:rsidP="00912AA9">
      <w:pPr>
        <w:autoSpaceDE w:val="0"/>
        <w:autoSpaceDN w:val="0"/>
        <w:rPr>
          <w:rFonts w:ascii="Consolas" w:hAnsi="Consolas"/>
          <w:color w:val="0000FF"/>
          <w:sz w:val="19"/>
          <w:szCs w:val="19"/>
          <w:lang w:eastAsia="ru-RU"/>
        </w:rPr>
      </w:pPr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Документы двигаются </w:t>
      </w:r>
      <w:proofErr w:type="gramStart"/>
      <w:r w:rsidRPr="00E51672">
        <w:rPr>
          <w:rFonts w:ascii="Consolas" w:hAnsi="Consolas"/>
          <w:color w:val="0000FF"/>
          <w:sz w:val="19"/>
          <w:szCs w:val="19"/>
          <w:lang w:eastAsia="ru-RU"/>
        </w:rPr>
        <w:t>Автоматически</w:t>
      </w:r>
      <w:proofErr w:type="gramEnd"/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до нужного состояния, приобретая критерий «факт». (поправил </w:t>
      </w:r>
      <w:proofErr w:type="spellStart"/>
      <w:r w:rsidRPr="00E51672">
        <w:rPr>
          <w:rFonts w:ascii="Consolas" w:hAnsi="Consolas"/>
          <w:color w:val="0000FF"/>
          <w:sz w:val="19"/>
          <w:szCs w:val="19"/>
          <w:lang w:eastAsia="ru-RU"/>
        </w:rPr>
        <w:t>диспатч</w:t>
      </w:r>
      <w:proofErr w:type="spellEnd"/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</w:t>
      </w:r>
      <w:proofErr w:type="spellStart"/>
      <w:r w:rsidRPr="00E51672">
        <w:rPr>
          <w:rFonts w:ascii="Consolas" w:hAnsi="Consolas"/>
          <w:color w:val="008000"/>
          <w:sz w:val="19"/>
          <w:szCs w:val="19"/>
          <w:lang w:eastAsia="ru-RU"/>
        </w:rPr>
        <w:t>DSP_MoveToNextNode</w:t>
      </w:r>
      <w:proofErr w:type="spellEnd"/>
      <w:r w:rsidRPr="00E51672">
        <w:rPr>
          <w:rFonts w:ascii="Consolas" w:hAnsi="Consolas"/>
          <w:color w:val="0000FF"/>
          <w:sz w:val="19"/>
          <w:szCs w:val="19"/>
          <w:lang w:eastAsia="ru-RU"/>
        </w:rPr>
        <w:t>)</w:t>
      </w:r>
    </w:p>
    <w:p w14:paraId="3C9FC10B" w14:textId="57BD8C0D" w:rsidR="00BC1EEE" w:rsidRPr="00E51672" w:rsidRDefault="00BC1EEE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0AB73666" w14:textId="77777777" w:rsidR="00BC1EEE" w:rsidRPr="00E51672" w:rsidRDefault="00BC1EEE" w:rsidP="00BC1EEE">
      <w:pPr>
        <w:rPr>
          <w:rFonts w:ascii="Consolas" w:hAnsi="Consolas"/>
          <w:color w:val="008000"/>
          <w:sz w:val="19"/>
          <w:szCs w:val="19"/>
          <w:u w:val="single"/>
          <w:lang w:eastAsia="ru-RU"/>
        </w:rPr>
      </w:pPr>
      <w:proofErr w:type="spellStart"/>
      <w:r w:rsidRPr="00E51672">
        <w:rPr>
          <w:rFonts w:ascii="Consolas" w:hAnsi="Consolas"/>
          <w:color w:val="008000"/>
          <w:sz w:val="19"/>
          <w:szCs w:val="19"/>
          <w:u w:val="single"/>
          <w:lang w:eastAsia="ru-RU"/>
        </w:rPr>
        <w:t>DSP_MoveToNextNode</w:t>
      </w:r>
      <w:proofErr w:type="spellEnd"/>
    </w:p>
    <w:p w14:paraId="113792EB" w14:textId="77777777" w:rsidR="00BC1EEE" w:rsidRPr="00E51672" w:rsidRDefault="00BC1EEE" w:rsidP="00BC1EEE">
      <w:pPr>
        <w:rPr>
          <w:rFonts w:ascii="Consolas" w:hAnsi="Consolas"/>
          <w:color w:val="008000"/>
          <w:sz w:val="19"/>
          <w:szCs w:val="19"/>
          <w:lang w:eastAsia="ru-RU"/>
        </w:rPr>
      </w:pPr>
      <w:r w:rsidRPr="00E51672">
        <w:rPr>
          <w:rFonts w:ascii="Consolas" w:hAnsi="Consolas"/>
          <w:color w:val="008000"/>
          <w:sz w:val="19"/>
          <w:szCs w:val="19"/>
          <w:lang w:eastAsia="ru-RU"/>
        </w:rPr>
        <w:t>Прошу описать что исправил.</w:t>
      </w:r>
    </w:p>
    <w:p w14:paraId="1482FA90" w14:textId="77777777" w:rsidR="00BC1EEE" w:rsidRPr="00E51672" w:rsidRDefault="00BC1EEE" w:rsidP="00BC1EEE">
      <w:pPr>
        <w:rPr>
          <w:rFonts w:ascii="Calibri" w:hAnsi="Calibri"/>
          <w:color w:val="1F497D"/>
          <w:sz w:val="22"/>
          <w:szCs w:val="22"/>
        </w:rPr>
      </w:pPr>
      <w:r w:rsidRPr="00E51672">
        <w:rPr>
          <w:rFonts w:ascii="Consolas" w:hAnsi="Consolas"/>
          <w:color w:val="008000"/>
          <w:sz w:val="19"/>
          <w:szCs w:val="19"/>
          <w:lang w:eastAsia="ru-RU"/>
        </w:rPr>
        <w:t xml:space="preserve">Требуется для последующей </w:t>
      </w:r>
      <w:proofErr w:type="spellStart"/>
      <w:r w:rsidRPr="00E51672">
        <w:rPr>
          <w:rFonts w:ascii="Consolas" w:hAnsi="Consolas"/>
          <w:color w:val="008000"/>
          <w:sz w:val="19"/>
          <w:szCs w:val="19"/>
          <w:lang w:eastAsia="ru-RU"/>
        </w:rPr>
        <w:t>проливки</w:t>
      </w:r>
      <w:proofErr w:type="spellEnd"/>
      <w:r w:rsidRPr="00E51672">
        <w:rPr>
          <w:rFonts w:ascii="Consolas" w:hAnsi="Consolas"/>
          <w:color w:val="008000"/>
          <w:sz w:val="19"/>
          <w:szCs w:val="19"/>
          <w:lang w:eastAsia="ru-RU"/>
        </w:rPr>
        <w:t xml:space="preserve"> на бой.</w:t>
      </w:r>
    </w:p>
    <w:p w14:paraId="1DB2AC63" w14:textId="6A8C0763" w:rsidR="00BC1EEE" w:rsidRPr="00E51672" w:rsidRDefault="00BC1EEE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19044E5D" w14:textId="553F00C1" w:rsidR="00BC1EEE" w:rsidRPr="00E51672" w:rsidRDefault="00BC1EEE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12E299E6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eastAsia="ru-RU"/>
        </w:rPr>
      </w:pPr>
      <w:r w:rsidRPr="00E51672">
        <w:rPr>
          <w:rFonts w:ascii="Consolas" w:hAnsi="Consolas"/>
          <w:color w:val="000000"/>
          <w:sz w:val="19"/>
          <w:szCs w:val="19"/>
          <w:lang w:eastAsia="ru-RU"/>
        </w:rPr>
        <w:t>  …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         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008000"/>
          <w:sz w:val="19"/>
          <w:szCs w:val="19"/>
          <w:lang w:eastAsia="ru-RU"/>
        </w:rPr>
        <w:t>--СБП в К/С</w:t>
      </w:r>
    </w:p>
    <w:p w14:paraId="1A36D490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eastAsia="ru-RU"/>
        </w:rPr>
      </w:pP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>               </w:t>
      </w:r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>@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Confirmed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>0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)</w:t>
      </w:r>
    </w:p>
    <w:p w14:paraId="44856125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               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BatchBrief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СБП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НКО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</w:p>
    <w:p w14:paraId="4BEC9132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B05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FF"/>
          <w:sz w:val="19"/>
          <w:szCs w:val="19"/>
          <w:lang w:val="en-US" w:eastAsia="ru-RU"/>
        </w:rPr>
        <w:t>substring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ResDeb</w:t>
      </w:r>
      <w:proofErr w:type="spellEnd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5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'30302'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'30233'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'47423'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 xml:space="preserve">)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–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eastAsia="ru-RU"/>
        </w:rPr>
        <w:t>тут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eastAsia="ru-RU"/>
        </w:rPr>
        <w:t>добавил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 47423</w:t>
      </w:r>
    </w:p>
    <w:p w14:paraId="4D8B1350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    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</w:p>
    <w:p w14:paraId="6B70D055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     </w:t>
      </w:r>
      <w:r w:rsidRPr="00E51672">
        <w:rPr>
          <w:rFonts w:ascii="Consolas" w:hAnsi="Consolas"/>
          <w:color w:val="FF00FF"/>
          <w:sz w:val="19"/>
          <w:szCs w:val="19"/>
          <w:lang w:val="en-US" w:eastAsia="ru-RU"/>
        </w:rPr>
        <w:t>substring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ResCre</w:t>
      </w:r>
      <w:proofErr w:type="spellEnd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5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'30232'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'30301'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'40817'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'42301'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'40820'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'40914'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'40903'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</w:p>
    <w:p w14:paraId="61F538C6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    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)</w:t>
      </w:r>
    </w:p>
    <w:p w14:paraId="178FF35A" w14:textId="77777777" w:rsidR="00BC1EEE" w:rsidRPr="00E51672" w:rsidRDefault="00BC1EEE" w:rsidP="00BC1EEE">
      <w:pPr>
        <w:rPr>
          <w:rFonts w:ascii="Calibri" w:hAnsi="Calibri"/>
          <w:color w:val="1F497D"/>
          <w:sz w:val="22"/>
          <w:szCs w:val="22"/>
        </w:rPr>
      </w:pP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               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)</w:t>
      </w:r>
    </w:p>
    <w:p w14:paraId="08777AFF" w14:textId="77777777" w:rsidR="00BC1EEE" w:rsidRPr="00E51672" w:rsidRDefault="00BC1EEE" w:rsidP="00BC1EEE">
      <w:pPr>
        <w:rPr>
          <w:color w:val="1F497D"/>
        </w:rPr>
      </w:pPr>
      <w:r w:rsidRPr="00E51672">
        <w:rPr>
          <w:color w:val="1F497D"/>
        </w:rPr>
        <w:t>…</w:t>
      </w:r>
    </w:p>
    <w:p w14:paraId="6AB63E0F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eastAsia="ru-RU"/>
        </w:rPr>
      </w:pP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            </w:t>
      </w:r>
      <w:r w:rsidRPr="00E51672">
        <w:rPr>
          <w:rFonts w:ascii="Consolas" w:hAnsi="Consolas"/>
          <w:color w:val="008000"/>
          <w:sz w:val="19"/>
          <w:szCs w:val="19"/>
          <w:lang w:eastAsia="ru-RU"/>
        </w:rPr>
        <w:t>--СБП в К/С</w:t>
      </w:r>
    </w:p>
    <w:p w14:paraId="6C77B2D8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eastAsia="ru-RU"/>
        </w:rPr>
      </w:pPr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               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eastAsia="ru-RU"/>
        </w:rPr>
        <w:t>Confirmed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</w:t>
      </w:r>
      <w:proofErr w:type="spellStart"/>
      <w:r w:rsidRPr="00E51672">
        <w:rPr>
          <w:rFonts w:ascii="Consolas" w:hAnsi="Consolas"/>
          <w:color w:val="808080"/>
          <w:sz w:val="19"/>
          <w:szCs w:val="19"/>
          <w:lang w:eastAsia="ru-RU"/>
        </w:rPr>
        <w:t>in</w:t>
      </w:r>
      <w:proofErr w:type="spellEnd"/>
      <w:r w:rsidRPr="00E51672">
        <w:rPr>
          <w:rFonts w:ascii="Consolas" w:hAnsi="Consolas"/>
          <w:color w:val="0000FF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>0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)</w:t>
      </w:r>
    </w:p>
    <w:p w14:paraId="4714E9CD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               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BatchBrief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СБП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НКО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</w:p>
    <w:p w14:paraId="085A3584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FF"/>
          <w:sz w:val="19"/>
          <w:szCs w:val="19"/>
          <w:lang w:val="en-US" w:eastAsia="ru-RU"/>
        </w:rPr>
        <w:t>substring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ResDeb</w:t>
      </w:r>
      <w:proofErr w:type="spellEnd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5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'30302'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'30233'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'47423'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 xml:space="preserve">)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–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eastAsia="ru-RU"/>
        </w:rPr>
        <w:t>тут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eastAsia="ru-RU"/>
        </w:rPr>
        <w:t>добавил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 47423</w:t>
      </w:r>
    </w:p>
    <w:p w14:paraId="07C3CCD8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    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</w:p>
    <w:p w14:paraId="7D961D4F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     </w:t>
      </w:r>
      <w:r w:rsidRPr="00E51672">
        <w:rPr>
          <w:rFonts w:ascii="Consolas" w:hAnsi="Consolas"/>
          <w:color w:val="FF00FF"/>
          <w:sz w:val="19"/>
          <w:szCs w:val="19"/>
          <w:lang w:val="en-US" w:eastAsia="ru-RU"/>
        </w:rPr>
        <w:t>substring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ResCre</w:t>
      </w:r>
      <w:proofErr w:type="spellEnd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5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'30232'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'30301'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'40817'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'42301'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'40820'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'40914'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'40903'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</w:p>
    <w:p w14:paraId="02EF4B4D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    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</w:p>
    <w:p w14:paraId="31287628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     </w:t>
      </w:r>
      <w:proofErr w:type="gramStart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proofErr w:type="gram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CurrentNodeBrief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'1.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Введен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 </w:t>
      </w:r>
    </w:p>
    <w:p w14:paraId="7849A450" w14:textId="77777777" w:rsidR="00BC1EEE" w:rsidRPr="00E51672" w:rsidRDefault="00BC1EEE" w:rsidP="00BC1EEE">
      <w:pPr>
        <w:rPr>
          <w:rFonts w:ascii="Calibri" w:hAnsi="Calibri"/>
          <w:color w:val="1F497D"/>
          <w:sz w:val="22"/>
          <w:szCs w:val="22"/>
          <w:lang w:val="en-US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            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</w:p>
    <w:p w14:paraId="3C31825B" w14:textId="77777777" w:rsidR="00BC1EEE" w:rsidRPr="00E51672" w:rsidRDefault="00BC1EEE" w:rsidP="00BC1EEE">
      <w:pPr>
        <w:rPr>
          <w:color w:val="1F497D"/>
          <w:lang w:val="en-US"/>
        </w:rPr>
      </w:pPr>
    </w:p>
    <w:p w14:paraId="5262A91C" w14:textId="77777777" w:rsidR="00BC1EEE" w:rsidRPr="00E51672" w:rsidRDefault="00BC1EEE" w:rsidP="00BC1EEE">
      <w:pPr>
        <w:rPr>
          <w:color w:val="1F497D"/>
          <w:lang w:val="en-US"/>
        </w:rPr>
      </w:pPr>
      <w:r w:rsidRPr="00E51672">
        <w:rPr>
          <w:color w:val="1F497D"/>
          <w:lang w:val="en-US"/>
        </w:rPr>
        <w:t>…</w:t>
      </w:r>
    </w:p>
    <w:p w14:paraId="2DFE7F06" w14:textId="77777777" w:rsidR="00BC1EEE" w:rsidRPr="00E51672" w:rsidRDefault="00BC1EEE" w:rsidP="00BC1EEE">
      <w:pPr>
        <w:autoSpaceDE w:val="0"/>
        <w:autoSpaceDN w:val="0"/>
        <w:rPr>
          <w:rFonts w:ascii="Consolas" w:hAnsi="Consolas"/>
          <w:color w:val="000000"/>
          <w:sz w:val="19"/>
          <w:szCs w:val="19"/>
          <w:lang w:val="en-US" w:eastAsia="ru-RU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 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>if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BatchBrief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СБП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FF0000"/>
          <w:sz w:val="19"/>
          <w:szCs w:val="19"/>
          <w:lang w:eastAsia="ru-RU"/>
        </w:rPr>
        <w:t>НКО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FF"/>
          <w:sz w:val="19"/>
          <w:szCs w:val="19"/>
          <w:lang w:val="en-US" w:eastAsia="ru-RU"/>
        </w:rPr>
        <w:t>substring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ResDeb</w:t>
      </w:r>
      <w:proofErr w:type="spellEnd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5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'30302'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'30233'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'47423'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and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FF"/>
          <w:sz w:val="19"/>
          <w:szCs w:val="19"/>
          <w:lang w:val="en-US" w:eastAsia="ru-RU"/>
        </w:rPr>
        <w:t>substring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>ResCre</w:t>
      </w:r>
      <w:proofErr w:type="spellEnd"/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1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5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)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in</w:t>
      </w:r>
      <w:r w:rsidRPr="00E51672">
        <w:rPr>
          <w:rFonts w:ascii="Consolas" w:hAnsi="Consolas"/>
          <w:color w:val="0000FF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(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'30232'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'30301'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'40817'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'42301'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'40820'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'40914'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>,</w:t>
      </w: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 </w:t>
      </w:r>
      <w:r w:rsidRPr="00E51672">
        <w:rPr>
          <w:rFonts w:ascii="Consolas" w:hAnsi="Consolas"/>
          <w:color w:val="FF0000"/>
          <w:sz w:val="19"/>
          <w:szCs w:val="19"/>
          <w:lang w:val="en-US" w:eastAsia="ru-RU"/>
        </w:rPr>
        <w:t>'40903'</w:t>
      </w:r>
      <w:r w:rsidRPr="00E51672">
        <w:rPr>
          <w:rFonts w:ascii="Consolas" w:hAnsi="Consolas"/>
          <w:color w:val="808080"/>
          <w:sz w:val="19"/>
          <w:szCs w:val="19"/>
          <w:lang w:val="en-US" w:eastAsia="ru-RU"/>
        </w:rPr>
        <w:t xml:space="preserve">)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–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eastAsia="ru-RU"/>
        </w:rPr>
        <w:t>тут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 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eastAsia="ru-RU"/>
        </w:rPr>
        <w:t>добавил</w:t>
      </w:r>
      <w:r w:rsidRPr="00E51672">
        <w:rPr>
          <w:rFonts w:ascii="Consolas" w:hAnsi="Consolas"/>
          <w:b/>
          <w:bCs/>
          <w:color w:val="00B050"/>
          <w:sz w:val="28"/>
          <w:szCs w:val="28"/>
          <w:lang w:val="en-US" w:eastAsia="ru-RU"/>
        </w:rPr>
        <w:t xml:space="preserve"> 47423</w:t>
      </w:r>
    </w:p>
    <w:p w14:paraId="175BD995" w14:textId="77777777" w:rsidR="00BC1EEE" w:rsidRPr="00E51672" w:rsidRDefault="00BC1EEE" w:rsidP="00BC1EEE">
      <w:pPr>
        <w:rPr>
          <w:rFonts w:ascii="Calibri" w:hAnsi="Calibri"/>
          <w:color w:val="1F497D"/>
          <w:sz w:val="22"/>
          <w:szCs w:val="22"/>
        </w:rPr>
      </w:pPr>
      <w:r w:rsidRPr="00E51672">
        <w:rPr>
          <w:rFonts w:ascii="Consolas" w:hAnsi="Consolas"/>
          <w:color w:val="000000"/>
          <w:sz w:val="19"/>
          <w:szCs w:val="19"/>
          <w:lang w:val="en-US" w:eastAsia="ru-RU"/>
        </w:rPr>
        <w:t xml:space="preserve">            </w:t>
      </w:r>
      <w:proofErr w:type="spellStart"/>
      <w:r w:rsidRPr="00E51672">
        <w:rPr>
          <w:rFonts w:ascii="Consolas" w:hAnsi="Consolas"/>
          <w:color w:val="0000FF"/>
          <w:sz w:val="19"/>
          <w:szCs w:val="19"/>
          <w:lang w:eastAsia="ru-RU"/>
        </w:rPr>
        <w:t>select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@</w:t>
      </w:r>
      <w:proofErr w:type="spellStart"/>
      <w:r w:rsidRPr="00E51672">
        <w:rPr>
          <w:rFonts w:ascii="Consolas" w:hAnsi="Consolas"/>
          <w:color w:val="000000"/>
          <w:sz w:val="19"/>
          <w:szCs w:val="19"/>
          <w:lang w:eastAsia="ru-RU"/>
        </w:rPr>
        <w:t>NextOperSetID</w:t>
      </w:r>
      <w:proofErr w:type="spellEnd"/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</w:t>
      </w:r>
      <w:r w:rsidRPr="00E51672">
        <w:rPr>
          <w:rFonts w:ascii="Consolas" w:hAnsi="Consolas"/>
          <w:color w:val="808080"/>
          <w:sz w:val="19"/>
          <w:szCs w:val="19"/>
          <w:lang w:eastAsia="ru-RU"/>
        </w:rPr>
        <w:t>=</w:t>
      </w:r>
      <w:r w:rsidRPr="00E51672">
        <w:rPr>
          <w:rFonts w:ascii="Consolas" w:hAnsi="Consolas"/>
          <w:color w:val="000000"/>
          <w:sz w:val="19"/>
          <w:szCs w:val="19"/>
          <w:lang w:eastAsia="ru-RU"/>
        </w:rPr>
        <w:t xml:space="preserve"> 20000019011</w:t>
      </w:r>
      <w:r w:rsidRPr="00E51672">
        <w:rPr>
          <w:rFonts w:ascii="Consolas" w:hAnsi="Consolas"/>
          <w:color w:val="008000"/>
          <w:sz w:val="19"/>
          <w:szCs w:val="19"/>
          <w:lang w:eastAsia="ru-RU"/>
        </w:rPr>
        <w:t>--К/С</w:t>
      </w:r>
    </w:p>
    <w:p w14:paraId="39B6D8C9" w14:textId="77777777" w:rsidR="00BC1EEE" w:rsidRPr="00E51672" w:rsidRDefault="00BC1EEE" w:rsidP="00BC1EEE">
      <w:pPr>
        <w:rPr>
          <w:color w:val="1F497D"/>
        </w:rPr>
      </w:pPr>
      <w:r w:rsidRPr="00E51672">
        <w:rPr>
          <w:color w:val="1F497D"/>
        </w:rPr>
        <w:t>…</w:t>
      </w:r>
    </w:p>
    <w:p w14:paraId="6D0CC414" w14:textId="2565661D" w:rsidR="00BC1EEE" w:rsidRPr="00E51672" w:rsidRDefault="00BC1EEE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3E0B1D9C" w14:textId="4B7BB08E" w:rsidR="00346D08" w:rsidRPr="00E51672" w:rsidRDefault="00346D08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63310AFB" w14:textId="6B7F1F64" w:rsidR="00346D08" w:rsidRPr="00E51672" w:rsidRDefault="00346D08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06E421DD" w14:textId="78F3C95D" w:rsidR="00346D08" w:rsidRPr="00E51672" w:rsidRDefault="00346D08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3B80E9D3" w14:textId="0D2E370C" w:rsidR="00346D08" w:rsidRPr="00E51672" w:rsidRDefault="00472E28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u w:val="single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ЮЛ – изменения в коде и проблемы…</w:t>
      </w:r>
    </w:p>
    <w:p w14:paraId="4DC0CE8D" w14:textId="78C0D21C" w:rsidR="00346D08" w:rsidRPr="00E51672" w:rsidRDefault="00346D08" w:rsidP="007B7132">
      <w:pPr>
        <w:pStyle w:val="a5"/>
        <w:ind w:left="1068" w:hanging="784"/>
        <w:rPr>
          <w:rFonts w:ascii="Arial" w:hAnsi="Arial" w:cs="Arial"/>
          <w:b/>
          <w:sz w:val="20"/>
          <w:szCs w:val="20"/>
          <w:lang w:eastAsia="ru-RU"/>
        </w:rPr>
      </w:pPr>
    </w:p>
    <w:p w14:paraId="4A2FDF19" w14:textId="4A24831C" w:rsidR="00A60906" w:rsidRPr="00E51672" w:rsidRDefault="009E3B9A" w:rsidP="009E3B9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51672">
        <w:rPr>
          <w:rFonts w:ascii="Consolas" w:hAnsi="Consolas" w:cs="Consolas"/>
          <w:color w:val="000000"/>
          <w:sz w:val="19"/>
          <w:szCs w:val="19"/>
        </w:rPr>
        <w:lastRenderedPageBreak/>
        <w:t>Добавил код перевода по состояниям для ЮЛ</w:t>
      </w:r>
    </w:p>
    <w:p w14:paraId="2AD36F49" w14:textId="62BB58FF" w:rsidR="009E3B9A" w:rsidRPr="00E51672" w:rsidRDefault="009E3B9A" w:rsidP="009E3B9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E51672">
        <w:rPr>
          <w:rFonts w:ascii="Consolas" w:hAnsi="Consolas" w:cs="Consolas"/>
          <w:color w:val="000000"/>
          <w:sz w:val="19"/>
          <w:szCs w:val="19"/>
        </w:rPr>
        <w:t>DSP_MoveToNextNode</w:t>
      </w:r>
      <w:proofErr w:type="spellEnd"/>
      <w:r w:rsidR="00AC5244" w:rsidRPr="00E51672">
        <w:rPr>
          <w:rFonts w:ascii="Consolas" w:hAnsi="Consolas" w:cs="Consolas"/>
          <w:color w:val="000000"/>
          <w:sz w:val="19"/>
          <w:szCs w:val="19"/>
        </w:rPr>
        <w:t xml:space="preserve"> – сама процедура с исправлениями в </w:t>
      </w:r>
      <w:r w:rsidR="00F21DC0" w:rsidRPr="00E51672">
        <w:rPr>
          <w:rFonts w:ascii="Consolas" w:hAnsi="Consolas" w:cs="Consolas"/>
          <w:color w:val="000000"/>
          <w:sz w:val="19"/>
          <w:szCs w:val="19"/>
        </w:rPr>
        <w:t xml:space="preserve">локальной (у </w:t>
      </w:r>
      <w:proofErr w:type="gramStart"/>
      <w:r w:rsidR="00F21DC0" w:rsidRPr="00E51672">
        <w:rPr>
          <w:rFonts w:ascii="Consolas" w:hAnsi="Consolas" w:cs="Consolas"/>
          <w:color w:val="000000"/>
          <w:sz w:val="19"/>
          <w:szCs w:val="19"/>
        </w:rPr>
        <w:t>меня)</w:t>
      </w:r>
      <w:r w:rsidR="00AC5244" w:rsidRPr="00E51672">
        <w:rPr>
          <w:rFonts w:ascii="Consolas" w:hAnsi="Consolas" w:cs="Consolas"/>
          <w:color w:val="000000"/>
          <w:sz w:val="19"/>
          <w:szCs w:val="19"/>
        </w:rPr>
        <w:t>папке</w:t>
      </w:r>
      <w:proofErr w:type="gramEnd"/>
      <w:r w:rsidR="00AC5244" w:rsidRPr="00E51672">
        <w:rPr>
          <w:rFonts w:ascii="Consolas" w:hAnsi="Consolas" w:cs="Consolas"/>
          <w:color w:val="000000"/>
          <w:sz w:val="19"/>
          <w:szCs w:val="19"/>
        </w:rPr>
        <w:t xml:space="preserve"> проекта</w:t>
      </w:r>
    </w:p>
    <w:p w14:paraId="48521404" w14:textId="66B50661" w:rsidR="00151879" w:rsidRPr="00E51672" w:rsidRDefault="00151879" w:rsidP="009E3B9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52D97B5" w14:textId="38705104" w:rsidR="00332342" w:rsidRPr="00E51672" w:rsidRDefault="00332342" w:rsidP="009E3B9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E51672">
        <w:rPr>
          <w:rFonts w:ascii="Consolas" w:hAnsi="Consolas" w:cs="Consolas"/>
          <w:color w:val="000000"/>
          <w:sz w:val="19"/>
          <w:szCs w:val="19"/>
        </w:rPr>
        <w:t>При толкании по состояниям надо проверять соответствие документа условиям</w:t>
      </w:r>
    </w:p>
    <w:p w14:paraId="7BBABDBC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@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AttributeID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dsidentifier</w:t>
      </w:r>
      <w:proofErr w:type="spellEnd"/>
    </w:p>
    <w:p w14:paraId="460DBCC6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0FCBED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@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AttributeID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FF00FF"/>
          <w:sz w:val="19"/>
          <w:szCs w:val="19"/>
          <w:lang w:val="en-US"/>
        </w:rPr>
        <w:t>isnull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CntParamsID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0.0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10F0E54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tCntParams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 xml:space="preserve">with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XIE1tCntParams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9A56E14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Brief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FF0000"/>
          <w:sz w:val="19"/>
          <w:szCs w:val="19"/>
          <w:lang w:val="en-US"/>
        </w:rPr>
        <w:t>'DRID'</w:t>
      </w:r>
    </w:p>
    <w:p w14:paraId="4A7CCCA2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C334C0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FF00FF"/>
          <w:sz w:val="19"/>
          <w:szCs w:val="19"/>
          <w:lang w:val="en-US"/>
        </w:rPr>
        <w:t>datalength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FF00FF"/>
          <w:sz w:val="19"/>
          <w:szCs w:val="19"/>
          <w:lang w:val="en-US"/>
        </w:rPr>
        <w:t>ltrim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FF00FF"/>
          <w:sz w:val="19"/>
          <w:szCs w:val="19"/>
          <w:lang w:val="en-US"/>
        </w:rPr>
        <w:t>rtrim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ea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)))</w:t>
      </w:r>
    </w:p>
    <w:p w14:paraId="4BCB71AE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tEntAttrValue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ea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 xml:space="preserve">with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XIE1tEntAttrValue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6D5086F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tDealTransact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dt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 xml:space="preserve">with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XPKtDealTransact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5B17D90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dt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DealTransactID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ea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ObjectID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dt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DealTransactID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40233522007</w:t>
      </w:r>
    </w:p>
    <w:p w14:paraId="452AE517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tCntParams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cp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 xml:space="preserve">with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XIE1tCntParams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cp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CntParamsID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ea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AttributeID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Brief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FF0000"/>
          <w:sz w:val="19"/>
          <w:szCs w:val="19"/>
          <w:lang w:val="en-US"/>
        </w:rPr>
        <w:t>'DRID'</w:t>
      </w:r>
    </w:p>
    <w:p w14:paraId="19A36CCA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inner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tPropertyUsr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pu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 xml:space="preserve">with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nolock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index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XPKtPropertyUsr</w:t>
      </w:r>
      <w:proofErr w:type="spellEnd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D913529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pu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PropertyUsrID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dt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BatchID</w:t>
      </w:r>
      <w:proofErr w:type="spellEnd"/>
    </w:p>
    <w:p w14:paraId="36B12D14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proofErr w:type="gramStart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pu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Brief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E51672">
        <w:rPr>
          <w:rFonts w:ascii="Consolas" w:hAnsi="Consolas" w:cs="Consolas"/>
          <w:color w:val="FF0000"/>
          <w:sz w:val="19"/>
          <w:szCs w:val="19"/>
        </w:rPr>
        <w:t>СБП</w:t>
      </w:r>
      <w:r w:rsidRPr="00E51672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461B212C" w14:textId="77777777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proofErr w:type="gramStart"/>
      <w:r w:rsidRPr="00E51672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ea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AttributeID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@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AttributeID</w:t>
      </w:r>
      <w:proofErr w:type="spellEnd"/>
    </w:p>
    <w:p w14:paraId="39E0F9D3" w14:textId="4747ACFA" w:rsidR="00151879" w:rsidRPr="00E51672" w:rsidRDefault="00151879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proofErr w:type="gramStart"/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proofErr w:type="gram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ea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>InterfaceType</w:t>
      </w:r>
      <w:proofErr w:type="spellEnd"/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51672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</w:p>
    <w:p w14:paraId="23C3DA73" w14:textId="2BA02946" w:rsidR="00781861" w:rsidRPr="00E51672" w:rsidRDefault="00781861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A5C1E73" w14:textId="7B08E835" w:rsidR="00781861" w:rsidRPr="00E51672" w:rsidRDefault="00781861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FC12F91" w14:textId="3263D2A4" w:rsidR="00781861" w:rsidRPr="00E51672" w:rsidRDefault="00C12ABD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51672">
        <w:rPr>
          <w:rFonts w:ascii="Consolas" w:hAnsi="Consolas" w:cs="Consolas"/>
          <w:color w:val="000000"/>
          <w:sz w:val="19"/>
          <w:szCs w:val="19"/>
          <w:lang w:val="en-US"/>
        </w:rPr>
        <w:object w:dxaOrig="4365" w:dyaOrig="810" w14:anchorId="0EEF6C53">
          <v:shape id="_x0000_i1084" type="#_x0000_t75" style="width:217.5pt;height:41.5pt" o:ole="">
            <v:imagedata r:id="rId148" o:title=""/>
          </v:shape>
          <o:OLEObject Type="Embed" ProgID="Package" ShapeID="_x0000_i1084" DrawAspect="Content" ObjectID="_1787470862" r:id="rId149"/>
        </w:object>
      </w:r>
    </w:p>
    <w:p w14:paraId="36F5510B" w14:textId="7C32D202" w:rsidR="00781861" w:rsidRPr="00E51672" w:rsidRDefault="00781861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AF8DB6" w14:textId="1DDC6A0B" w:rsidR="00781861" w:rsidRPr="00E51672" w:rsidRDefault="00781861" w:rsidP="0015187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B956DC" w14:textId="7469761F" w:rsidR="00263768" w:rsidRPr="00E51672" w:rsidRDefault="00263768" w:rsidP="00263768">
      <w:pPr>
        <w:rPr>
          <w:color w:val="1F497D"/>
          <w:sz w:val="22"/>
          <w:szCs w:val="22"/>
        </w:rPr>
      </w:pPr>
      <w:r w:rsidRPr="00E51672">
        <w:rPr>
          <w:color w:val="1F497D"/>
        </w:rPr>
        <w:t xml:space="preserve">Пункт №2 </w:t>
      </w:r>
      <w:r w:rsidR="007D24D9" w:rsidRPr="00E51672">
        <w:rPr>
          <w:color w:val="1F497D"/>
        </w:rPr>
        <w:t>–</w:t>
      </w:r>
      <w:r w:rsidRPr="00E51672">
        <w:rPr>
          <w:color w:val="1F497D"/>
        </w:rPr>
        <w:t xml:space="preserve"> выполнен</w:t>
      </w:r>
      <w:r w:rsidR="007D24D9" w:rsidRPr="00E51672">
        <w:rPr>
          <w:color w:val="1F497D"/>
        </w:rPr>
        <w:t xml:space="preserve"> (24.03.2023 09:</w:t>
      </w:r>
      <w:r w:rsidR="009854F7" w:rsidRPr="00E51672">
        <w:rPr>
          <w:color w:val="1F497D"/>
        </w:rPr>
        <w:t>3</w:t>
      </w:r>
      <w:r w:rsidR="007D24D9" w:rsidRPr="00E51672">
        <w:rPr>
          <w:color w:val="1F497D"/>
        </w:rPr>
        <w:t>8)</w:t>
      </w:r>
    </w:p>
    <w:p w14:paraId="29D35712" w14:textId="6AF663DF" w:rsidR="001B3A9F" w:rsidRPr="00E51672" w:rsidRDefault="001B3A9F" w:rsidP="0015187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 xml:space="preserve">Информация для </w:t>
      </w:r>
      <w:r w:rsidR="004A0986"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проработки загрузки</w:t>
      </w:r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 xml:space="preserve"> выписки</w:t>
      </w:r>
      <w:r w:rsidR="004A0986"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 xml:space="preserve"> и </w:t>
      </w:r>
      <w:proofErr w:type="spellStart"/>
      <w:r w:rsidR="004A0986"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квитовки</w:t>
      </w:r>
      <w:proofErr w:type="spellEnd"/>
      <w:r w:rsidR="004A0986"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.</w:t>
      </w:r>
    </w:p>
    <w:p w14:paraId="5743B0C5" w14:textId="3147C813" w:rsidR="008E4028" w:rsidRPr="00E51672" w:rsidRDefault="008E4028" w:rsidP="00151879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u w:val="single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 xml:space="preserve">Выписка – </w:t>
      </w:r>
      <w:proofErr w:type="spellStart"/>
      <w:r w:rsidRPr="00E51672">
        <w:rPr>
          <w:rFonts w:ascii="Arial" w:hAnsi="Arial" w:cs="Arial"/>
          <w:b/>
          <w:sz w:val="20"/>
          <w:szCs w:val="20"/>
          <w:u w:val="single"/>
          <w:lang w:eastAsia="ru-RU"/>
        </w:rPr>
        <w:t>квитовка</w:t>
      </w:r>
      <w:proofErr w:type="spellEnd"/>
    </w:p>
    <w:p w14:paraId="571F53C9" w14:textId="5CF2B0A4" w:rsidR="008E4028" w:rsidRPr="00E51672" w:rsidRDefault="008E4028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>Цифровой рубль. Проводки</w:t>
      </w:r>
    </w:p>
    <w:p w14:paraId="57956034" w14:textId="77777777" w:rsidR="008E4028" w:rsidRPr="00E51672" w:rsidRDefault="008E4028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 xml:space="preserve">У нас поднят стенд </w:t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flextera</w:t>
      </w:r>
      <w:proofErr w:type="spellEnd"/>
      <w:r w:rsidRPr="00E51672">
        <w:rPr>
          <w:rFonts w:ascii="Arial" w:hAnsi="Arial" w:cs="Arial"/>
          <w:b/>
          <w:sz w:val="20"/>
          <w:szCs w:val="20"/>
          <w:lang w:eastAsia="ru-RU"/>
        </w:rPr>
        <w:t xml:space="preserve"> </w:t>
      </w:r>
      <w:r w:rsidRPr="00E51672">
        <w:rPr>
          <w:rFonts w:ascii="Arial" w:hAnsi="Arial" w:cs="Arial"/>
          <w:b/>
          <w:sz w:val="20"/>
          <w:szCs w:val="20"/>
          <w:lang w:val="en-US" w:eastAsia="ru-RU"/>
        </w:rPr>
        <w:t>t</w:t>
      </w:r>
      <w:r w:rsidRPr="00E51672">
        <w:rPr>
          <w:rFonts w:ascii="Arial" w:hAnsi="Arial" w:cs="Arial"/>
          <w:b/>
          <w:sz w:val="20"/>
          <w:szCs w:val="20"/>
          <w:lang w:eastAsia="ru-RU"/>
        </w:rPr>
        <w:t xml:space="preserve">5 и АБС база </w:t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deperson</w:t>
      </w:r>
      <w:proofErr w:type="spellEnd"/>
      <w:r w:rsidRPr="00E51672">
        <w:rPr>
          <w:rFonts w:ascii="Arial" w:hAnsi="Arial" w:cs="Arial"/>
          <w:b/>
          <w:sz w:val="20"/>
          <w:szCs w:val="20"/>
          <w:lang w:eastAsia="ru-RU"/>
        </w:rPr>
        <w:t>.</w:t>
      </w:r>
    </w:p>
    <w:p w14:paraId="3C670555" w14:textId="6563FFDE" w:rsidR="008E4028" w:rsidRPr="00E51672" w:rsidRDefault="008E4028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proofErr w:type="spellStart"/>
      <w:proofErr w:type="gram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mlp</w:t>
      </w:r>
      <w:proofErr w:type="spellEnd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-</w:t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fasqldb</w:t>
      </w:r>
      <w:proofErr w:type="spellEnd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-t</w:t>
      </w:r>
      <w:proofErr w:type="gramEnd"/>
      <w:r w:rsidRPr="00E51672">
        <w:rPr>
          <w:rFonts w:ascii="Arial" w:hAnsi="Arial" w:cs="Arial"/>
          <w:b/>
          <w:sz w:val="20"/>
          <w:szCs w:val="20"/>
          <w:lang w:val="en-US" w:eastAsia="ru-RU"/>
        </w:rPr>
        <w:tab/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deperson</w:t>
      </w:r>
      <w:proofErr w:type="spellEnd"/>
      <w:r w:rsidRPr="00E51672">
        <w:rPr>
          <w:rFonts w:ascii="Arial" w:hAnsi="Arial" w:cs="Arial"/>
          <w:b/>
          <w:sz w:val="20"/>
          <w:szCs w:val="20"/>
          <w:lang w:val="en-US" w:eastAsia="ru-RU"/>
        </w:rPr>
        <w:tab/>
        <w:t>T:\DIASOFT\MV-FASQLDB-T_DEPERSON\</w:t>
      </w:r>
    </w:p>
    <w:p w14:paraId="485BE561" w14:textId="087B8C23" w:rsidR="008E4028" w:rsidRPr="00E51672" w:rsidRDefault="008E4028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</w:p>
    <w:p w14:paraId="06BBE2A6" w14:textId="70C96F21" w:rsidR="008E4028" w:rsidRPr="00E51672" w:rsidRDefault="008E4028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>Выписка вроде есть за 01.03.2023</w:t>
      </w:r>
    </w:p>
    <w:p w14:paraId="7AB940C4" w14:textId="68B6EA1C" w:rsidR="008E4028" w:rsidRPr="00E51672" w:rsidRDefault="008E4028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E51672">
        <w:rPr>
          <w:rFonts w:ascii="Arial" w:hAnsi="Arial" w:cs="Arial"/>
          <w:b/>
          <w:sz w:val="20"/>
          <w:szCs w:val="20"/>
          <w:lang w:eastAsia="ru-RU"/>
        </w:rPr>
        <w:t xml:space="preserve">Отчет – </w:t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igs</w:t>
      </w:r>
      <w:proofErr w:type="spellEnd"/>
      <w:r w:rsidRPr="00E51672">
        <w:rPr>
          <w:rFonts w:ascii="Arial" w:hAnsi="Arial" w:cs="Arial"/>
          <w:b/>
          <w:sz w:val="20"/>
          <w:szCs w:val="20"/>
          <w:lang w:eastAsia="ru-RU"/>
        </w:rPr>
        <w:t>_</w:t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pe</w:t>
      </w:r>
      <w:proofErr w:type="spellEnd"/>
      <w:r w:rsidRPr="00E51672">
        <w:rPr>
          <w:rFonts w:ascii="Arial" w:hAnsi="Arial" w:cs="Arial"/>
          <w:b/>
          <w:sz w:val="20"/>
          <w:szCs w:val="20"/>
          <w:lang w:eastAsia="ru-RU"/>
        </w:rPr>
        <w:t>_</w:t>
      </w:r>
      <w:r w:rsidRPr="00E51672">
        <w:rPr>
          <w:rFonts w:ascii="Arial" w:hAnsi="Arial" w:cs="Arial"/>
          <w:b/>
          <w:sz w:val="20"/>
          <w:szCs w:val="20"/>
          <w:lang w:val="en-US" w:eastAsia="ru-RU"/>
        </w:rPr>
        <w:t>ED</w:t>
      </w:r>
      <w:r w:rsidRPr="00E51672">
        <w:rPr>
          <w:rFonts w:ascii="Arial" w:hAnsi="Arial" w:cs="Arial"/>
          <w:b/>
          <w:sz w:val="20"/>
          <w:szCs w:val="20"/>
          <w:lang w:eastAsia="ru-RU"/>
        </w:rPr>
        <w:t>211</w:t>
      </w:r>
      <w:proofErr w:type="spellStart"/>
      <w:r w:rsidRPr="00E51672">
        <w:rPr>
          <w:rFonts w:ascii="Arial" w:hAnsi="Arial" w:cs="Arial"/>
          <w:b/>
          <w:sz w:val="20"/>
          <w:szCs w:val="20"/>
          <w:lang w:val="en-US" w:eastAsia="ru-RU"/>
        </w:rPr>
        <w:t>cb</w:t>
      </w:r>
      <w:proofErr w:type="spellEnd"/>
      <w:r w:rsidRPr="00E51672">
        <w:rPr>
          <w:rFonts w:ascii="Arial" w:hAnsi="Arial" w:cs="Arial"/>
          <w:b/>
          <w:sz w:val="20"/>
          <w:szCs w:val="20"/>
          <w:lang w:eastAsia="ru-RU"/>
        </w:rPr>
        <w:t>.????</w:t>
      </w:r>
    </w:p>
    <w:p w14:paraId="4C402BFB" w14:textId="36162AC4" w:rsidR="00DC39D5" w:rsidRPr="00E51672" w:rsidRDefault="00DC39D5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E51672">
        <w:rPr>
          <w:rFonts w:ascii="Arial" w:hAnsi="Arial" w:cs="Arial"/>
          <w:b/>
          <w:sz w:val="20"/>
          <w:szCs w:val="20"/>
          <w:lang w:val="en-US" w:eastAsia="ru-RU"/>
        </w:rPr>
        <w:t>T:\reports\MSSQL_dailydb\igs_pe_ed211cb.tpr</w:t>
      </w:r>
    </w:p>
    <w:p w14:paraId="7664EE4C" w14:textId="77777777" w:rsidR="00377E08" w:rsidRPr="00E51672" w:rsidRDefault="00377E08" w:rsidP="00377E08">
      <w:pPr>
        <w:pStyle w:val="a5"/>
        <w:autoSpaceDE w:val="0"/>
        <w:autoSpaceDN w:val="0"/>
        <w:adjustRightInd w:val="0"/>
        <w:rPr>
          <w:b/>
          <w:noProof/>
          <w:color w:val="FF0000"/>
          <w:lang w:val="en-US" w:eastAsia="ru-RU"/>
        </w:rPr>
      </w:pPr>
    </w:p>
    <w:p w14:paraId="11A92C1B" w14:textId="29B451FB" w:rsidR="00EF14B9" w:rsidRPr="00E51672" w:rsidRDefault="00EF14B9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E51672">
        <w:rPr>
          <w:noProof/>
          <w:lang w:eastAsia="ru-RU"/>
        </w:rPr>
        <w:drawing>
          <wp:inline distT="0" distB="0" distL="0" distR="0" wp14:anchorId="6E5C9102" wp14:editId="286C1BA4">
            <wp:extent cx="6643893" cy="3458817"/>
            <wp:effectExtent l="0" t="0" r="5080" b="8890"/>
            <wp:docPr id="12" name="Рисунок 12" descr="cid:image002.png@01D94A9F.0C844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2.png@01D94A9F.0C8441F0"/>
                    <pic:cNvPicPr>
                      <a:picLocks noChangeAspect="1" noChangeArrowheads="1"/>
                    </pic:cNvPicPr>
                  </pic:nvPicPr>
                  <pic:blipFill rotWithShape="1">
                    <a:blip r:embed="rId150" r:link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96" t="31717" r="15252" b="7316"/>
                    <a:stretch/>
                  </pic:blipFill>
                  <pic:spPr bwMode="auto">
                    <a:xfrm>
                      <a:off x="0" y="0"/>
                      <a:ext cx="6684593" cy="348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9CA40" w14:textId="3DB10E4F" w:rsidR="005371F6" w:rsidRPr="00E51672" w:rsidRDefault="005371F6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</w:p>
    <w:p w14:paraId="5C608CF0" w14:textId="7CC8A8F9" w:rsidR="000D08AF" w:rsidRDefault="000D08AF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E51672">
        <w:rPr>
          <w:rFonts w:ascii="Arial" w:hAnsi="Arial" w:cs="Arial"/>
          <w:b/>
          <w:noProof/>
          <w:sz w:val="20"/>
          <w:szCs w:val="20"/>
          <w:lang w:eastAsia="ru-RU"/>
        </w:rPr>
        <w:lastRenderedPageBreak/>
        <w:drawing>
          <wp:inline distT="0" distB="0" distL="0" distR="0" wp14:anchorId="10679975" wp14:editId="17038316">
            <wp:extent cx="6390005" cy="3511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4B53" w14:textId="4BDAAADF" w:rsidR="000D08AF" w:rsidRDefault="000D08AF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0D08AF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0D9E2351" wp14:editId="533F47C4">
            <wp:extent cx="6390005" cy="289115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FE63" w14:textId="0F8051B8" w:rsidR="007125CC" w:rsidRDefault="007125C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7125CC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24D93A02" wp14:editId="5C6AFD32">
            <wp:extent cx="6390005" cy="6521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AF33" w14:textId="58C63D8D" w:rsidR="007125CC" w:rsidRDefault="007125C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7125CC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13B7ECC2" wp14:editId="27573CDA">
            <wp:extent cx="6390005" cy="6165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3991" w14:textId="6E28A796" w:rsidR="007125CC" w:rsidRDefault="007125C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7125CC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6FC5281A" wp14:editId="5C5CC619">
            <wp:extent cx="6390005" cy="7823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2506" w14:textId="7F353740" w:rsidR="007125CC" w:rsidRDefault="007125C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7125CC">
        <w:rPr>
          <w:rFonts w:ascii="Arial" w:hAnsi="Arial" w:cs="Arial"/>
          <w:b/>
          <w:noProof/>
          <w:sz w:val="20"/>
          <w:szCs w:val="20"/>
          <w:lang w:eastAsia="ru-RU"/>
        </w:rPr>
        <w:lastRenderedPageBreak/>
        <w:drawing>
          <wp:inline distT="0" distB="0" distL="0" distR="0" wp14:anchorId="45106AD4" wp14:editId="166015E9">
            <wp:extent cx="6390005" cy="28117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8783" w14:textId="5956A816" w:rsidR="007125CC" w:rsidRDefault="007125C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7125CC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7940EE75" wp14:editId="6BD2583F">
            <wp:extent cx="6390005" cy="422211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3A0B" w14:textId="5268AF33" w:rsidR="008F629C" w:rsidRDefault="008F629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8F629C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4F30D800" wp14:editId="2ED27AF0">
            <wp:extent cx="6390005" cy="1363345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9A32" w14:textId="11473DC8" w:rsidR="00711C4A" w:rsidRDefault="00711C4A" w:rsidP="00FD7C4D">
      <w:pPr>
        <w:rPr>
          <w:color w:val="1F497D"/>
        </w:rPr>
      </w:pPr>
    </w:p>
    <w:p w14:paraId="7519D8CD" w14:textId="7B19E79F" w:rsidR="001467F9" w:rsidRDefault="001467F9" w:rsidP="00FD7C4D">
      <w:pPr>
        <w:rPr>
          <w:color w:val="1F497D"/>
        </w:rPr>
      </w:pPr>
    </w:p>
    <w:p w14:paraId="2BD7AF75" w14:textId="77777777" w:rsidR="006B03FF" w:rsidRDefault="006B03FF" w:rsidP="00FD7C4D">
      <w:pPr>
        <w:rPr>
          <w:color w:val="1F497D"/>
        </w:rPr>
      </w:pPr>
    </w:p>
    <w:p w14:paraId="160A30DF" w14:textId="77777777" w:rsidR="00965276" w:rsidRDefault="00965276" w:rsidP="00965276">
      <w:pPr>
        <w:rPr>
          <w:rFonts w:ascii="Calibri" w:hAnsi="Calibri" w:cs="Calibri"/>
          <w:color w:val="1F497D"/>
          <w:sz w:val="22"/>
          <w:szCs w:val="22"/>
        </w:rPr>
      </w:pPr>
    </w:p>
    <w:p w14:paraId="1D63AFA5" w14:textId="77777777" w:rsidR="00965276" w:rsidRPr="00965276" w:rsidRDefault="00965276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3734F6BF" w14:textId="77777777" w:rsidR="00FD7C4D" w:rsidRPr="00965276" w:rsidRDefault="00FD7C4D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3CD4F1E2" w14:textId="16573C03" w:rsidR="007C6BA3" w:rsidRDefault="007C6BA3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</w:p>
    <w:p w14:paraId="2BA5F929" w14:textId="77777777" w:rsidR="007C6BA3" w:rsidRPr="007C6BA3" w:rsidRDefault="007C6BA3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</w:p>
    <w:p w14:paraId="50504EC1" w14:textId="77777777" w:rsidR="007C6BA3" w:rsidRPr="007C6BA3" w:rsidRDefault="007C6BA3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  <w:r w:rsidRPr="007C6BA3">
        <w:rPr>
          <w:rFonts w:ascii="Times New Roman" w:hAnsi="Times New Roman"/>
          <w:b/>
          <w:lang w:eastAsia="ru-RU"/>
        </w:rPr>
        <w:t>ГУ БАНКА РОССИИ ПО ЦФО</w:t>
      </w:r>
    </w:p>
    <w:p w14:paraId="33EA3248" w14:textId="77777777" w:rsidR="007C6BA3" w:rsidRPr="007C6BA3" w:rsidRDefault="007C6BA3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  <w:r w:rsidRPr="007C6BA3">
        <w:rPr>
          <w:rFonts w:ascii="Times New Roman" w:hAnsi="Times New Roman"/>
          <w:b/>
          <w:lang w:eastAsia="ru-RU"/>
        </w:rPr>
        <w:t>30101810845250000148</w:t>
      </w:r>
    </w:p>
    <w:p w14:paraId="3A97CAC6" w14:textId="77777777" w:rsidR="007C6BA3" w:rsidRPr="007C6BA3" w:rsidRDefault="007C6BA3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</w:p>
    <w:p w14:paraId="45B25EAE" w14:textId="4A77716E" w:rsidR="00DE2407" w:rsidRDefault="00DE2407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  <w:r w:rsidRPr="00DE2407">
        <w:rPr>
          <w:rFonts w:ascii="Times New Roman" w:hAnsi="Times New Roman"/>
          <w:b/>
          <w:lang w:eastAsia="ru-RU"/>
        </w:rPr>
        <w:t>47422810745370000000</w:t>
      </w:r>
    </w:p>
    <w:p w14:paraId="63476D83" w14:textId="77777777" w:rsidR="009014A7" w:rsidRDefault="009014A7" w:rsidP="007C6BA3">
      <w:pPr>
        <w:autoSpaceDE w:val="0"/>
        <w:autoSpaceDN w:val="0"/>
        <w:adjustRightInd w:val="0"/>
        <w:rPr>
          <w:rFonts w:ascii="Times New Roman" w:hAnsi="Times New Roman"/>
          <w:b/>
          <w:lang w:eastAsia="ru-RU"/>
        </w:rPr>
      </w:pPr>
    </w:p>
    <w:p w14:paraId="06958272" w14:textId="71E8604B" w:rsidR="004A1C6A" w:rsidRDefault="004A1C6A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4A1C6A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5AF6B43E" wp14:editId="7DBCB458">
            <wp:extent cx="6390005" cy="3322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0EFC" w14:textId="283A0EAD" w:rsidR="0076353C" w:rsidRDefault="0076353C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9FD8902" wp14:editId="76F1F416">
            <wp:extent cx="6390005" cy="3595043"/>
            <wp:effectExtent l="0" t="0" r="0" b="5715"/>
            <wp:docPr id="19" name="Рисунок 19" descr="cid:image003.png@01D9A388.84680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03.png@01D9A388.846806B0"/>
                    <pic:cNvPicPr>
                      <a:picLocks noChangeAspect="1" noChangeArrowheads="1"/>
                    </pic:cNvPicPr>
                  </pic:nvPicPr>
                  <pic:blipFill>
                    <a:blip r:embed="rId161" r:link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359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DB0A" w14:textId="1D4CE075" w:rsidR="002D6836" w:rsidRDefault="002D6836" w:rsidP="008E402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</w:p>
    <w:p w14:paraId="5C0CC400" w14:textId="77777777" w:rsidR="002D6836" w:rsidRPr="00DE2407" w:rsidRDefault="002D6836" w:rsidP="002D683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 w:rsidRPr="00DE240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exec</w:t>
      </w:r>
      <w:proofErr w:type="gramEnd"/>
      <w:r w:rsidRPr="00DE240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ISMPL2_CUSTOMER</w:t>
      </w:r>
      <w:r w:rsidRPr="00DE240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 xml:space="preserve"> </w:t>
      </w:r>
      <w:r w:rsidRPr="00DE2407">
        <w:rPr>
          <w:rFonts w:ascii="Consolas" w:hAnsi="Consolas" w:cs="Consolas"/>
          <w:color w:val="FF0000"/>
          <w:sz w:val="19"/>
          <w:szCs w:val="19"/>
          <w:highlight w:val="white"/>
          <w:lang w:val="en-US"/>
        </w:rPr>
        <w:t>'40020433000'</w:t>
      </w:r>
      <w:r w:rsidRPr="00DE240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DE2407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--'10005230587'</w:t>
      </w:r>
    </w:p>
    <w:p w14:paraId="294BA978" w14:textId="6034A015" w:rsidR="002D6836" w:rsidRDefault="002D6836" w:rsidP="002D6836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DE2407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exec</w:t>
      </w:r>
      <w:proofErr w:type="gramEnd"/>
      <w:r w:rsidRPr="00DE240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E2407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igs_SBP_MRPUPAY</w:t>
      </w:r>
      <w:proofErr w:type="spellEnd"/>
    </w:p>
    <w:p w14:paraId="50BB091C" w14:textId="77777777" w:rsidR="00442B76" w:rsidRPr="00C006B8" w:rsidRDefault="00442B76" w:rsidP="002D6836">
      <w:pPr>
        <w:autoSpaceDE w:val="0"/>
        <w:autoSpaceDN w:val="0"/>
        <w:adjustRightInd w:val="0"/>
        <w:rPr>
          <w:noProof/>
          <w:lang w:val="en-US" w:eastAsia="ru-RU"/>
        </w:rPr>
      </w:pPr>
    </w:p>
    <w:p w14:paraId="5DEE34E5" w14:textId="7DD97B35" w:rsidR="001074C1" w:rsidRPr="00FD7C4D" w:rsidRDefault="001074C1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23FC81B" wp14:editId="5E4143E1">
            <wp:extent cx="6122823" cy="4584588"/>
            <wp:effectExtent l="0" t="0" r="0" b="6985"/>
            <wp:docPr id="25" name="Рисунок 25" descr="cid:image007.png@01D9B5B1.9FA9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7.png@01D9B5B1.9FA946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3" r:link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1" r="12870"/>
                    <a:stretch/>
                  </pic:blipFill>
                  <pic:spPr bwMode="auto">
                    <a:xfrm>
                      <a:off x="0" y="0"/>
                      <a:ext cx="6147178" cy="460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8966B" w14:textId="1A7B396C" w:rsidR="00C006B8" w:rsidRDefault="00C006B8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 xml:space="preserve">Ответ </w:t>
      </w:r>
      <w:proofErr w:type="spellStart"/>
      <w:r>
        <w:rPr>
          <w:rFonts w:ascii="Arial" w:hAnsi="Arial" w:cs="Arial"/>
          <w:b/>
          <w:sz w:val="20"/>
          <w:szCs w:val="20"/>
          <w:lang w:eastAsia="ru-RU"/>
        </w:rPr>
        <w:t>Диасофт</w:t>
      </w:r>
      <w:proofErr w:type="spellEnd"/>
    </w:p>
    <w:p w14:paraId="38FB860F" w14:textId="77777777" w:rsidR="00C006B8" w:rsidRDefault="00C006B8" w:rsidP="00C006B8">
      <w:pPr>
        <w:pStyle w:val="HTML"/>
      </w:pPr>
      <w:r>
        <w:t>Добрый день.</w:t>
      </w:r>
      <w:r>
        <w:br/>
      </w:r>
    </w:p>
    <w:p w14:paraId="2452AE6A" w14:textId="77777777" w:rsidR="00C006B8" w:rsidRDefault="00C006B8" w:rsidP="00C006B8">
      <w:pPr>
        <w:pStyle w:val="HTML"/>
      </w:pPr>
      <w:r>
        <w:br/>
      </w:r>
    </w:p>
    <w:p w14:paraId="12F9DE7E" w14:textId="77777777" w:rsidR="00C006B8" w:rsidRDefault="00C006B8" w:rsidP="00C006B8">
      <w:pPr>
        <w:pStyle w:val="HTML"/>
      </w:pPr>
      <w:r>
        <w:t>1). Настроил счет 47423</w:t>
      </w:r>
      <w:r>
        <w:br/>
      </w:r>
    </w:p>
    <w:p w14:paraId="16D95447" w14:textId="77777777" w:rsidR="00C006B8" w:rsidRPr="002F7964" w:rsidRDefault="00C006B8" w:rsidP="00C006B8">
      <w:pPr>
        <w:pStyle w:val="HTML"/>
      </w:pPr>
      <w:r>
        <w:t>Ответ: настроенный счет с указанием счета 47422 в банке-корреспонденте не имеет смысла. Такая настройка используется только для поиска НОСТРО счета и в определенных процедурах.</w:t>
      </w:r>
      <w:r>
        <w:br/>
      </w:r>
    </w:p>
    <w:p w14:paraId="2A82ECBB" w14:textId="77777777" w:rsidR="00C006B8" w:rsidRDefault="00C006B8" w:rsidP="00C006B8">
      <w:pPr>
        <w:pStyle w:val="HTML"/>
      </w:pPr>
      <w:r>
        <w:br/>
      </w:r>
    </w:p>
    <w:p w14:paraId="7BC0799A" w14:textId="77777777" w:rsidR="00C006B8" w:rsidRDefault="00C006B8" w:rsidP="00C006B8">
      <w:pPr>
        <w:pStyle w:val="HTML"/>
      </w:pPr>
      <w:r>
        <w:t>2). Прошу подсказать как настроить корректную загрузку выписки</w:t>
      </w:r>
      <w:r>
        <w:br/>
      </w:r>
    </w:p>
    <w:p w14:paraId="22060794" w14:textId="77777777" w:rsidR="00C006B8" w:rsidRDefault="00C006B8" w:rsidP="00C006B8">
      <w:pPr>
        <w:pStyle w:val="HTML"/>
      </w:pPr>
      <w:r>
        <w:t>Вопрос: в чем наблюдается некорректная загрузка выписки?</w:t>
      </w:r>
      <w:r>
        <w:br/>
      </w:r>
    </w:p>
    <w:p w14:paraId="5C5D6B57" w14:textId="77777777" w:rsidR="00C006B8" w:rsidRDefault="00C006B8" w:rsidP="00C006B8">
      <w:pPr>
        <w:pStyle w:val="HTML"/>
      </w:pPr>
      <w:r>
        <w:br/>
      </w:r>
    </w:p>
    <w:p w14:paraId="06EBD9C0" w14:textId="77777777" w:rsidR="00C006B8" w:rsidRDefault="00C006B8" w:rsidP="00C006B8">
      <w:pPr>
        <w:pStyle w:val="HTML"/>
      </w:pPr>
      <w:r>
        <w:t>3). и формирование документа с заменой счета 47422 на 47423.</w:t>
      </w:r>
      <w:r>
        <w:br/>
      </w:r>
    </w:p>
    <w:p w14:paraId="210D58DE" w14:textId="77777777" w:rsidR="00C006B8" w:rsidRDefault="00C006B8" w:rsidP="00C006B8">
      <w:pPr>
        <w:pStyle w:val="HTML"/>
      </w:pPr>
      <w:r>
        <w:t>Ответ: в номере счета получателя указан корр. счет в БР 30101, счет плательщика не анализируется при обработке ЭС ED211.</w:t>
      </w:r>
      <w:r>
        <w:br/>
      </w:r>
    </w:p>
    <w:p w14:paraId="18170661" w14:textId="77777777" w:rsidR="00C006B8" w:rsidRDefault="00C006B8" w:rsidP="00C006B8">
      <w:pPr>
        <w:pStyle w:val="HTML"/>
      </w:pPr>
      <w:r>
        <w:t>а). Возможно настроить схему замены и зачисления на счет 47423 при указании счета получателя 30101. Описание настройки в документации PAY_ADM п. 8.1. Группа "Общие":</w:t>
      </w:r>
      <w:r>
        <w:br/>
      </w:r>
    </w:p>
    <w:p w14:paraId="465C86E3" w14:textId="77777777" w:rsidR="00C006B8" w:rsidRDefault="00C006B8" w:rsidP="00C006B8">
      <w:pPr>
        <w:pStyle w:val="HTML"/>
      </w:pPr>
      <w:r>
        <w:t>RKO_MAKET_FLAGCHANGE -</w:t>
      </w:r>
      <w:r>
        <w:br/>
      </w:r>
    </w:p>
    <w:p w14:paraId="66AF8F86" w14:textId="77777777" w:rsidR="00C006B8" w:rsidRDefault="00C006B8" w:rsidP="00C006B8">
      <w:pPr>
        <w:pStyle w:val="HTML"/>
      </w:pPr>
      <w:r>
        <w:t>Поиск счета получателя в справочнике счетов замены</w:t>
      </w:r>
      <w:r>
        <w:br/>
      </w:r>
    </w:p>
    <w:p w14:paraId="7821F872" w14:textId="77777777" w:rsidR="00C006B8" w:rsidRDefault="00C006B8" w:rsidP="00C006B8">
      <w:pPr>
        <w:pStyle w:val="HTML"/>
      </w:pPr>
      <w:r>
        <w:t>Настройка отвечает за подбор счета замены.</w:t>
      </w:r>
      <w:r>
        <w:br/>
      </w:r>
    </w:p>
    <w:p w14:paraId="4A45156A" w14:textId="77777777" w:rsidR="00C006B8" w:rsidRDefault="00C006B8" w:rsidP="00C006B8">
      <w:pPr>
        <w:pStyle w:val="HTML"/>
      </w:pPr>
      <w:r>
        <w:lastRenderedPageBreak/>
        <w:t>• если настройка установлена в значение "Да", то происходит поиск счета замены по схемам в системном справочнике счетов с типом "</w:t>
      </w:r>
      <w:proofErr w:type="spellStart"/>
      <w:r>
        <w:t>СчЗамены</w:t>
      </w:r>
      <w:proofErr w:type="spellEnd"/>
      <w:r>
        <w:t>" (независимо от того закрыт счет или открыт или не найден).</w:t>
      </w:r>
      <w:r>
        <w:br/>
      </w:r>
    </w:p>
    <w:p w14:paraId="575361D7" w14:textId="77777777" w:rsidR="00C006B8" w:rsidRDefault="00C006B8" w:rsidP="00C006B8">
      <w:pPr>
        <w:pStyle w:val="HTML"/>
      </w:pPr>
      <w:r>
        <w:t>Если счет найден, то он подставляется в качестве счета по кредиту. При этом в поле "Счет получателя" указывается пришедший в файле счет, этот же счет сохраняется в платежных инструкциях.</w:t>
      </w:r>
      <w:r>
        <w:br/>
      </w:r>
    </w:p>
    <w:p w14:paraId="34DD693F" w14:textId="77777777" w:rsidR="00C006B8" w:rsidRDefault="00C006B8" w:rsidP="00C006B8">
      <w:pPr>
        <w:pStyle w:val="HTML"/>
      </w:pPr>
      <w:r>
        <w:t>Если счет не найден, то загружаемый документ зачисляется на счет невыясненных сумм и в картотеку невыясненных сумм.</w:t>
      </w:r>
      <w:r>
        <w:br/>
      </w:r>
    </w:p>
    <w:p w14:paraId="2D1B5E32" w14:textId="77777777" w:rsidR="00C006B8" w:rsidRDefault="00C006B8" w:rsidP="00C006B8">
      <w:pPr>
        <w:pStyle w:val="HTML"/>
      </w:pPr>
      <w:r>
        <w:t>• если настройка установлена в значение "Нет", то документ с неизвестным счетом получателя зачисляется в картотеку невыясненных сумм.</w:t>
      </w:r>
      <w:r>
        <w:br/>
      </w:r>
    </w:p>
    <w:p w14:paraId="0DF96282" w14:textId="77777777" w:rsidR="00C006B8" w:rsidRDefault="00C006B8" w:rsidP="00C006B8">
      <w:pPr>
        <w:pStyle w:val="HTML"/>
      </w:pPr>
      <w:r>
        <w:t>• если настройка установлена в значение "Если счет получателя не найден", то:</w:t>
      </w:r>
      <w:r>
        <w:br/>
      </w:r>
    </w:p>
    <w:p w14:paraId="3344CD80" w14:textId="77777777" w:rsidR="00C006B8" w:rsidRDefault="00C006B8" w:rsidP="00C006B8">
      <w:pPr>
        <w:pStyle w:val="HTML"/>
      </w:pPr>
      <w:r>
        <w:t xml:space="preserve">• на счета замены зачисляются только те документы, в которых БИК получателя равен </w:t>
      </w:r>
      <w:proofErr w:type="spellStart"/>
      <w:r>
        <w:t>БИКу</w:t>
      </w:r>
      <w:proofErr w:type="spellEnd"/>
      <w:r>
        <w:t xml:space="preserve"> нашего банка (включая филиал на едином </w:t>
      </w:r>
      <w:proofErr w:type="spellStart"/>
      <w:proofErr w:type="gramStart"/>
      <w:r>
        <w:t>корр.счете</w:t>
      </w:r>
      <w:proofErr w:type="spellEnd"/>
      <w:proofErr w:type="gramEnd"/>
      <w:r>
        <w:t>) и не найден счет получателя (как в нашем балансе, так и в балансе филиалов). В поле "Счет получателя" остается счет, указанный в файле.</w:t>
      </w:r>
      <w:r>
        <w:br/>
      </w:r>
    </w:p>
    <w:p w14:paraId="718C6AC8" w14:textId="77777777" w:rsidR="00C006B8" w:rsidRDefault="00C006B8" w:rsidP="00C006B8">
      <w:pPr>
        <w:pStyle w:val="HTML"/>
      </w:pPr>
      <w:r>
        <w:t xml:space="preserve">• если в документе в счете получателя указан счет, найденный в балансе нашего банка (включая филиал на едином </w:t>
      </w:r>
      <w:proofErr w:type="spellStart"/>
      <w:r>
        <w:t>корр.счете</w:t>
      </w:r>
      <w:proofErr w:type="spellEnd"/>
      <w:r>
        <w:t>) или филиалов, документ зачисляется на счет получателя.</w:t>
      </w:r>
      <w:r>
        <w:br/>
      </w:r>
    </w:p>
    <w:p w14:paraId="32E97F35" w14:textId="77777777" w:rsidR="00C006B8" w:rsidRDefault="00C006B8" w:rsidP="00C006B8">
      <w:pPr>
        <w:pStyle w:val="HTML"/>
      </w:pPr>
      <w:r>
        <w:br/>
      </w:r>
    </w:p>
    <w:p w14:paraId="42C1D42B" w14:textId="77777777" w:rsidR="00C006B8" w:rsidRDefault="00C006B8" w:rsidP="00C006B8">
      <w:pPr>
        <w:pStyle w:val="HTML"/>
      </w:pPr>
      <w:r>
        <w:t>Работает совместно с настройкой RKO_MAKET_FLAGCLOSED , описание там же.</w:t>
      </w:r>
      <w:r>
        <w:br/>
      </w:r>
    </w:p>
    <w:p w14:paraId="20F54D24" w14:textId="77777777" w:rsidR="00C006B8" w:rsidRDefault="00C006B8" w:rsidP="00C006B8">
      <w:pPr>
        <w:pStyle w:val="HTML"/>
      </w:pPr>
      <w:r>
        <w:br/>
      </w:r>
    </w:p>
    <w:p w14:paraId="7D9D178B" w14:textId="77777777" w:rsidR="00C006B8" w:rsidRDefault="00C006B8" w:rsidP="00C006B8">
      <w:pPr>
        <w:pStyle w:val="HTML"/>
      </w:pPr>
      <w:r>
        <w:t>б). Возможно документ, зачисленный на счет невыясненных сумм, вручную списывать с прямой корреспонденцией и зачислять на счет 47423.</w:t>
      </w:r>
      <w:r>
        <w:br/>
      </w:r>
    </w:p>
    <w:p w14:paraId="0E9D3BEA" w14:textId="77777777" w:rsidR="00C006B8" w:rsidRDefault="00C006B8" w:rsidP="00C006B8">
      <w:pPr>
        <w:pStyle w:val="HTML"/>
      </w:pPr>
      <w:r>
        <w:t>в). Также возможна доработка в рамках доп. соглашения.</w:t>
      </w:r>
    </w:p>
    <w:p w14:paraId="04569B89" w14:textId="0086B92D" w:rsidR="00C006B8" w:rsidRDefault="00C006B8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4B7AA95F" w14:textId="3BC079EE" w:rsidR="00A97609" w:rsidRDefault="00A9760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62126B49" w14:textId="77AAC8D3" w:rsidR="00A97609" w:rsidRDefault="00A9760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6DE749C6" w14:textId="084158DF" w:rsidR="00A97609" w:rsidRDefault="00A9760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A97609"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1EC5386C" wp14:editId="39F456E8">
            <wp:extent cx="6390005" cy="2355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0B19" w14:textId="32E59EBE" w:rsidR="00672469" w:rsidRDefault="0067246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2E079EA4" w14:textId="755DB538" w:rsidR="00672469" w:rsidRDefault="0067246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26FE15AA" w14:textId="10EAC1C1" w:rsidR="00672469" w:rsidRDefault="0067246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>16.08.2023</w:t>
      </w:r>
    </w:p>
    <w:p w14:paraId="492A892D" w14:textId="77777777" w:rsidR="00672469" w:rsidRDefault="00672469" w:rsidP="00672469">
      <w:pPr>
        <w:rPr>
          <w:color w:val="1F497D"/>
          <w:sz w:val="22"/>
          <w:szCs w:val="22"/>
        </w:rPr>
      </w:pPr>
      <w:r>
        <w:rPr>
          <w:color w:val="1F497D"/>
        </w:rPr>
        <w:t>Под операции с ЦР необходимы отдельные счета МФР (30301/30302)</w:t>
      </w:r>
    </w:p>
    <w:p w14:paraId="7FDD5BAF" w14:textId="77777777" w:rsidR="00672469" w:rsidRDefault="00672469" w:rsidP="00672469">
      <w:pPr>
        <w:rPr>
          <w:color w:val="1F497D"/>
        </w:rPr>
      </w:pPr>
    </w:p>
    <w:p w14:paraId="6A134EB2" w14:textId="77777777" w:rsidR="00672469" w:rsidRDefault="00672469" w:rsidP="00672469">
      <w:pPr>
        <w:rPr>
          <w:color w:val="1F497D"/>
        </w:rPr>
      </w:pPr>
      <w:r>
        <w:rPr>
          <w:color w:val="1F497D"/>
        </w:rPr>
        <w:t>Выдержка из Приказа 524 от 11.08.2023</w:t>
      </w:r>
    </w:p>
    <w:p w14:paraId="01BEE1E7" w14:textId="77777777" w:rsidR="00672469" w:rsidRDefault="00672469" w:rsidP="00672469">
      <w:pPr>
        <w:rPr>
          <w:color w:val="1F497D"/>
        </w:rPr>
      </w:pPr>
    </w:p>
    <w:tbl>
      <w:tblPr>
        <w:tblW w:w="5350" w:type="pct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3317"/>
        <w:gridCol w:w="1108"/>
        <w:gridCol w:w="4990"/>
      </w:tblGrid>
      <w:tr w:rsidR="00672469" w14:paraId="6D0F9694" w14:textId="77777777" w:rsidTr="00672469">
        <w:trPr>
          <w:trHeight w:val="340"/>
        </w:trPr>
        <w:tc>
          <w:tcPr>
            <w:tcW w:w="6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D093A" w14:textId="77777777" w:rsidR="00672469" w:rsidRDefault="00672469">
            <w:pPr>
              <w:spacing w:before="60" w:after="60" w:line="252" w:lineRule="auto"/>
              <w:rPr>
                <w:rFonts w:ascii="Times New Roman" w:hAnsi="Times New Roman"/>
              </w:rPr>
            </w:pPr>
            <w:r>
              <w:t>30301</w:t>
            </w:r>
          </w:p>
        </w:tc>
        <w:tc>
          <w:tcPr>
            <w:tcW w:w="154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7B34A" w14:textId="77777777" w:rsidR="00672469" w:rsidRDefault="00672469">
            <w:pPr>
              <w:pStyle w:val="aff8"/>
              <w:spacing w:before="60" w:after="60" w:line="252" w:lineRule="auto"/>
              <w:rPr>
                <w:sz w:val="22"/>
                <w:szCs w:val="22"/>
                <w:lang w:eastAsia="en-US"/>
              </w:rPr>
            </w:pPr>
            <w:r>
              <w:rPr>
                <w:position w:val="10"/>
                <w:sz w:val="22"/>
                <w:szCs w:val="22"/>
                <w:lang w:eastAsia="en-US"/>
              </w:rPr>
              <w:t xml:space="preserve">Внутрибанковские обязательства по переводам клиентов </w:t>
            </w:r>
          </w:p>
        </w:tc>
        <w:tc>
          <w:tcPr>
            <w:tcW w:w="5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5F7B9" w14:textId="77777777" w:rsidR="00672469" w:rsidRDefault="00672469">
            <w:pPr>
              <w:spacing w:before="60" w:after="60" w:line="252" w:lineRule="auto"/>
              <w:jc w:val="center"/>
              <w:rPr>
                <w:sz w:val="22"/>
                <w:szCs w:val="22"/>
              </w:rPr>
            </w:pPr>
            <w:r>
              <w:t>П</w:t>
            </w:r>
          </w:p>
        </w:tc>
        <w:tc>
          <w:tcPr>
            <w:tcW w:w="23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45E2" w14:textId="77777777" w:rsidR="00672469" w:rsidRDefault="00672469">
            <w:pPr>
              <w:spacing w:line="252" w:lineRule="auto"/>
            </w:pPr>
            <w:r>
              <w:t>Отдельные лицевые счета в рублях РФ:</w:t>
            </w:r>
          </w:p>
          <w:p w14:paraId="60DEA220" w14:textId="77777777" w:rsidR="00672469" w:rsidRDefault="00672469">
            <w:pPr>
              <w:spacing w:line="252" w:lineRule="auto"/>
            </w:pPr>
            <w:r>
              <w:t>30301810КФФФФ010000Х</w:t>
            </w:r>
          </w:p>
          <w:p w14:paraId="57FE9A36" w14:textId="77777777" w:rsidR="00672469" w:rsidRDefault="00672469">
            <w:pPr>
              <w:spacing w:before="60" w:after="60" w:line="252" w:lineRule="auto"/>
            </w:pPr>
            <w:r>
              <w:t>«Расчеты с &lt;</w:t>
            </w:r>
            <w:r>
              <w:rPr>
                <w:i/>
                <w:iCs/>
              </w:rPr>
              <w:t>наименование структурного подразделения</w:t>
            </w:r>
            <w:r>
              <w:t>&gt; по переводам клиентов с использованием Цифрового рубля»</w:t>
            </w:r>
          </w:p>
          <w:p w14:paraId="5D6EFBBB" w14:textId="77777777" w:rsidR="00672469" w:rsidRDefault="00672469">
            <w:pPr>
              <w:spacing w:line="252" w:lineRule="auto"/>
            </w:pPr>
            <w:r>
              <w:t>Тип операции 01</w:t>
            </w:r>
          </w:p>
          <w:p w14:paraId="05BC2747" w14:textId="77777777" w:rsidR="00672469" w:rsidRDefault="00672469">
            <w:pPr>
              <w:spacing w:line="252" w:lineRule="auto"/>
            </w:pPr>
          </w:p>
          <w:p w14:paraId="1E3B8950" w14:textId="77777777" w:rsidR="00672469" w:rsidRDefault="00672469">
            <w:pPr>
              <w:spacing w:line="252" w:lineRule="auto"/>
            </w:pPr>
            <w:r>
              <w:t>Счета аналитического учета в ГО открываются в разрезе Филиалов</w:t>
            </w:r>
          </w:p>
        </w:tc>
      </w:tr>
      <w:tr w:rsidR="00672469" w14:paraId="30DA8BBA" w14:textId="77777777" w:rsidTr="00672469">
        <w:trPr>
          <w:trHeight w:val="340"/>
        </w:trPr>
        <w:tc>
          <w:tcPr>
            <w:tcW w:w="6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0A7C7" w14:textId="77777777" w:rsidR="00672469" w:rsidRDefault="00672469">
            <w:pPr>
              <w:spacing w:before="60" w:after="60" w:line="252" w:lineRule="auto"/>
            </w:pPr>
            <w:r>
              <w:lastRenderedPageBreak/>
              <w:t>30302</w:t>
            </w:r>
          </w:p>
        </w:tc>
        <w:tc>
          <w:tcPr>
            <w:tcW w:w="15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12215" w14:textId="77777777" w:rsidR="00672469" w:rsidRDefault="00672469">
            <w:pPr>
              <w:pStyle w:val="aff8"/>
              <w:spacing w:before="60" w:after="60" w:line="252" w:lineRule="auto"/>
              <w:rPr>
                <w:sz w:val="22"/>
                <w:szCs w:val="22"/>
                <w:lang w:eastAsia="en-US"/>
              </w:rPr>
            </w:pPr>
            <w:r>
              <w:rPr>
                <w:position w:val="10"/>
                <w:sz w:val="22"/>
                <w:szCs w:val="22"/>
                <w:lang w:eastAsia="en-US"/>
              </w:rPr>
              <w:t>Внутрибанковские требования  по переводам клиентов</w:t>
            </w:r>
          </w:p>
        </w:tc>
        <w:tc>
          <w:tcPr>
            <w:tcW w:w="5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56097" w14:textId="77777777" w:rsidR="00672469" w:rsidRDefault="00672469">
            <w:pPr>
              <w:spacing w:before="60" w:after="60" w:line="252" w:lineRule="auto"/>
              <w:jc w:val="center"/>
              <w:rPr>
                <w:sz w:val="22"/>
                <w:szCs w:val="22"/>
              </w:rPr>
            </w:pPr>
            <w:r>
              <w:t>А</w:t>
            </w:r>
          </w:p>
        </w:tc>
        <w:tc>
          <w:tcPr>
            <w:tcW w:w="23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735FB" w14:textId="77777777" w:rsidR="00672469" w:rsidRDefault="00672469">
            <w:pPr>
              <w:spacing w:line="252" w:lineRule="auto"/>
            </w:pPr>
            <w:r>
              <w:t>Отдельные лицевые счета в рублях РФ:</w:t>
            </w:r>
          </w:p>
          <w:p w14:paraId="583EAFB4" w14:textId="77777777" w:rsidR="00672469" w:rsidRDefault="00672469">
            <w:pPr>
              <w:spacing w:line="252" w:lineRule="auto"/>
            </w:pPr>
            <w:r>
              <w:t>30302810КФФФФ010000Х</w:t>
            </w:r>
          </w:p>
          <w:p w14:paraId="77E77E34" w14:textId="77777777" w:rsidR="00672469" w:rsidRDefault="00672469">
            <w:pPr>
              <w:spacing w:before="60" w:after="60" w:line="252" w:lineRule="auto"/>
            </w:pPr>
            <w:r>
              <w:t>«Расчеты с &lt;</w:t>
            </w:r>
            <w:r>
              <w:rPr>
                <w:i/>
                <w:iCs/>
              </w:rPr>
              <w:t>наименование структурного подразделения</w:t>
            </w:r>
            <w:r>
              <w:t>&gt; по переводам клиентов с использованием Цифрового рубля»</w:t>
            </w:r>
          </w:p>
          <w:p w14:paraId="06E18DBA" w14:textId="77777777" w:rsidR="00672469" w:rsidRDefault="00672469">
            <w:pPr>
              <w:spacing w:line="252" w:lineRule="auto"/>
            </w:pPr>
            <w:r>
              <w:t>Тип операции 01</w:t>
            </w:r>
          </w:p>
          <w:p w14:paraId="1606BD5D" w14:textId="77777777" w:rsidR="00672469" w:rsidRDefault="00672469">
            <w:pPr>
              <w:spacing w:line="252" w:lineRule="auto"/>
            </w:pPr>
          </w:p>
          <w:p w14:paraId="1B9B5362" w14:textId="77777777" w:rsidR="00672469" w:rsidRDefault="00672469">
            <w:pPr>
              <w:spacing w:line="252" w:lineRule="auto"/>
            </w:pPr>
            <w:r>
              <w:t>Счета аналитического учета в ГО открываются в разрезе Филиалов</w:t>
            </w:r>
          </w:p>
        </w:tc>
      </w:tr>
    </w:tbl>
    <w:p w14:paraId="4B2F3018" w14:textId="77777777" w:rsidR="00672469" w:rsidRDefault="00672469" w:rsidP="00672469">
      <w:pPr>
        <w:rPr>
          <w:rFonts w:ascii="Calibri" w:eastAsiaTheme="minorHAnsi" w:hAnsi="Calibri" w:cs="Calibri"/>
          <w:color w:val="1F497D"/>
          <w:sz w:val="22"/>
          <w:szCs w:val="22"/>
        </w:rPr>
      </w:pPr>
    </w:p>
    <w:p w14:paraId="6C54D42B" w14:textId="77777777" w:rsidR="00672469" w:rsidRDefault="00672469" w:rsidP="00672469">
      <w:pPr>
        <w:rPr>
          <w:color w:val="1F497D"/>
        </w:rPr>
      </w:pPr>
      <w:r>
        <w:rPr>
          <w:color w:val="1F497D"/>
        </w:rPr>
        <w:t xml:space="preserve">Необходимо открыть счета МФР и перенастроить процедуры на проведение таких операций через новые счета. </w:t>
      </w:r>
    </w:p>
    <w:p w14:paraId="1917BACB" w14:textId="3A6F3E27" w:rsidR="00672469" w:rsidRDefault="00672469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58B01FBB" w14:textId="77BE204C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53E9FBDE" w14:textId="52706204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3C6D22A6" w14:textId="04202523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 w:rsidRPr="003B7244">
        <w:rPr>
          <w:rFonts w:ascii="Arial" w:hAnsi="Arial" w:cs="Arial"/>
          <w:b/>
          <w:sz w:val="20"/>
          <w:szCs w:val="20"/>
          <w:lang w:eastAsia="ru-RU"/>
        </w:rPr>
        <w:t>20231101</w:t>
      </w:r>
      <w:r w:rsidR="00872D80" w:rsidRPr="00872D80">
        <w:rPr>
          <w:rFonts w:ascii="Arial" w:hAnsi="Arial" w:cs="Arial"/>
          <w:b/>
          <w:sz w:val="20"/>
          <w:szCs w:val="20"/>
          <w:lang w:eastAsia="ru-RU"/>
        </w:rPr>
        <w:t xml:space="preserve"> – на клиенте установился признак </w:t>
      </w:r>
      <w:proofErr w:type="spellStart"/>
      <w:r w:rsidR="00872D80">
        <w:rPr>
          <w:rFonts w:ascii="Arial" w:hAnsi="Arial" w:cs="Arial"/>
          <w:b/>
          <w:sz w:val="20"/>
          <w:szCs w:val="20"/>
          <w:lang w:eastAsia="ru-RU"/>
        </w:rPr>
        <w:t>ДопКонтроля</w:t>
      </w:r>
      <w:proofErr w:type="spellEnd"/>
      <w:r w:rsidR="00872D80">
        <w:rPr>
          <w:rFonts w:ascii="Arial" w:hAnsi="Arial" w:cs="Arial"/>
          <w:b/>
          <w:sz w:val="20"/>
          <w:szCs w:val="20"/>
          <w:lang w:eastAsia="ru-RU"/>
        </w:rPr>
        <w:t xml:space="preserve">. Отработал </w:t>
      </w:r>
      <w:proofErr w:type="spellStart"/>
      <w:r w:rsidR="00872D80">
        <w:rPr>
          <w:rFonts w:ascii="Arial" w:hAnsi="Arial" w:cs="Arial"/>
          <w:b/>
          <w:sz w:val="20"/>
          <w:szCs w:val="20"/>
          <w:lang w:eastAsia="ru-RU"/>
        </w:rPr>
        <w:t>диспатч</w:t>
      </w:r>
      <w:proofErr w:type="spellEnd"/>
      <w:r w:rsidR="00872D80">
        <w:rPr>
          <w:rFonts w:ascii="Arial" w:hAnsi="Arial" w:cs="Arial"/>
          <w:b/>
          <w:sz w:val="20"/>
          <w:szCs w:val="20"/>
          <w:lang w:eastAsia="ru-RU"/>
        </w:rPr>
        <w:t>.</w:t>
      </w:r>
      <w:r w:rsidR="00E329F5">
        <w:rPr>
          <w:rFonts w:ascii="Arial" w:hAnsi="Arial" w:cs="Arial"/>
          <w:b/>
          <w:sz w:val="20"/>
          <w:szCs w:val="20"/>
          <w:lang w:eastAsia="ru-RU"/>
        </w:rPr>
        <w:t xml:space="preserve"> Документ остался в состоянии Плановый.</w:t>
      </w:r>
    </w:p>
    <w:p w14:paraId="491D51F8" w14:textId="77777777" w:rsidR="00E329F5" w:rsidRDefault="00E329F5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>Был ТКС:</w:t>
      </w:r>
    </w:p>
    <w:p w14:paraId="7545CF12" w14:textId="37960948" w:rsidR="00E329F5" w:rsidRDefault="00E329F5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>-что изменять в ДБО и что сообщать клиенту в таких случаях непонятно.</w:t>
      </w:r>
    </w:p>
    <w:p w14:paraId="11EEEE51" w14:textId="0C87F3ED" w:rsidR="00E329F5" w:rsidRDefault="00E329F5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 xml:space="preserve">- Блохин Е. считает, что в это не его состояние, и не понятно зачем в </w:t>
      </w:r>
      <w:proofErr w:type="spellStart"/>
      <w:r>
        <w:rPr>
          <w:rFonts w:ascii="Arial" w:hAnsi="Arial" w:cs="Arial"/>
          <w:b/>
          <w:sz w:val="20"/>
          <w:szCs w:val="20"/>
          <w:lang w:eastAsia="ru-RU"/>
        </w:rPr>
        <w:t>енм</w:t>
      </w:r>
      <w:proofErr w:type="spellEnd"/>
      <w:r>
        <w:rPr>
          <w:rFonts w:ascii="Arial" w:hAnsi="Arial" w:cs="Arial"/>
          <w:b/>
          <w:sz w:val="20"/>
          <w:szCs w:val="20"/>
          <w:lang w:eastAsia="ru-RU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  <w:lang w:eastAsia="ru-RU"/>
        </w:rPr>
        <w:t>проверяеться</w:t>
      </w:r>
      <w:proofErr w:type="spellEnd"/>
      <w:r>
        <w:rPr>
          <w:rFonts w:ascii="Arial" w:hAnsi="Arial" w:cs="Arial"/>
          <w:b/>
          <w:sz w:val="20"/>
          <w:szCs w:val="20"/>
          <w:lang w:eastAsia="ru-RU"/>
        </w:rPr>
        <w:t xml:space="preserve"> по списку и в том же </w:t>
      </w:r>
      <w:proofErr w:type="spellStart"/>
      <w:r>
        <w:rPr>
          <w:rFonts w:ascii="Arial" w:hAnsi="Arial" w:cs="Arial"/>
          <w:b/>
          <w:sz w:val="20"/>
          <w:szCs w:val="20"/>
          <w:lang w:eastAsia="ru-RU"/>
        </w:rPr>
        <w:t>диспатче</w:t>
      </w:r>
      <w:proofErr w:type="spellEnd"/>
      <w:r>
        <w:rPr>
          <w:rFonts w:ascii="Arial" w:hAnsi="Arial" w:cs="Arial"/>
          <w:b/>
          <w:sz w:val="20"/>
          <w:szCs w:val="20"/>
          <w:lang w:eastAsia="ru-RU"/>
        </w:rPr>
        <w:t xml:space="preserve"> проверки на суммы документа. Документации нет</w:t>
      </w:r>
    </w:p>
    <w:p w14:paraId="257CE482" w14:textId="77777777" w:rsidR="00E329F5" w:rsidRDefault="00E329F5" w:rsidP="00E329F5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rFonts w:ascii="Arial" w:hAnsi="Arial" w:cs="Arial"/>
          <w:b/>
          <w:sz w:val="20"/>
          <w:szCs w:val="20"/>
          <w:lang w:eastAsia="ru-RU"/>
        </w:rPr>
        <w:t>-</w:t>
      </w:r>
      <w:r w:rsidRPr="00E329F5">
        <w:rPr>
          <w:rFonts w:ascii="Arial" w:hAnsi="Arial" w:cs="Arial"/>
          <w:b/>
          <w:sz w:val="20"/>
          <w:szCs w:val="20"/>
          <w:lang w:eastAsia="ru-RU"/>
        </w:rPr>
        <w:t xml:space="preserve"> </w:t>
      </w:r>
      <w:r>
        <w:rPr>
          <w:rFonts w:ascii="Arial" w:hAnsi="Arial" w:cs="Arial"/>
          <w:b/>
          <w:sz w:val="20"/>
          <w:szCs w:val="20"/>
          <w:lang w:eastAsia="ru-RU"/>
        </w:rPr>
        <w:t xml:space="preserve">Решено скорректировать </w:t>
      </w:r>
      <w:proofErr w:type="spellStart"/>
      <w:r>
        <w:rPr>
          <w:rFonts w:ascii="Arial" w:hAnsi="Arial" w:cs="Arial"/>
          <w:b/>
          <w:sz w:val="20"/>
          <w:szCs w:val="20"/>
          <w:lang w:eastAsia="ru-RU"/>
        </w:rPr>
        <w:t>диспатч</w:t>
      </w:r>
      <w:proofErr w:type="spellEnd"/>
    </w:p>
    <w:p w14:paraId="56A57B6D" w14:textId="77777777" w:rsidR="00E329F5" w:rsidRDefault="00E329F5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2ED697AE" w14:textId="77777777" w:rsidR="00E329F5" w:rsidRDefault="00E329F5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471A6D88" w14:textId="77777777" w:rsidR="00E329F5" w:rsidRDefault="00E329F5" w:rsidP="00E329F5">
      <w:pPr>
        <w:rPr>
          <w:color w:val="1F497D"/>
        </w:rPr>
      </w:pPr>
      <w:proofErr w:type="spellStart"/>
      <w:r>
        <w:rPr>
          <w:b/>
          <w:bCs/>
          <w:lang w:eastAsia="ru-RU"/>
        </w:rPr>
        <w:t>From</w:t>
      </w:r>
      <w:proofErr w:type="spellEnd"/>
      <w:r>
        <w:rPr>
          <w:b/>
          <w:bCs/>
          <w:lang w:eastAsia="ru-RU"/>
        </w:rPr>
        <w:t>:</w:t>
      </w:r>
      <w:r>
        <w:rPr>
          <w:lang w:eastAsia="ru-RU"/>
        </w:rPr>
        <w:t xml:space="preserve"> Шитягина Ольга Алексеевна &lt;</w:t>
      </w:r>
      <w:hyperlink r:id="rId166" w:history="1">
        <w:r>
          <w:rPr>
            <w:rStyle w:val="af1"/>
            <w:lang w:eastAsia="ru-RU"/>
          </w:rPr>
          <w:t>olga.shityagina@ingobank.ru</w:t>
        </w:r>
      </w:hyperlink>
      <w:r>
        <w:rPr>
          <w:lang w:eastAsia="ru-RU"/>
        </w:rPr>
        <w:t xml:space="preserve">&gt; </w:t>
      </w:r>
      <w:r>
        <w:rPr>
          <w:lang w:eastAsia="ru-RU"/>
        </w:rPr>
        <w:br/>
      </w:r>
      <w:proofErr w:type="spellStart"/>
      <w:r>
        <w:rPr>
          <w:b/>
          <w:bCs/>
          <w:lang w:eastAsia="ru-RU"/>
        </w:rPr>
        <w:t>Sent</w:t>
      </w:r>
      <w:proofErr w:type="spellEnd"/>
      <w:r>
        <w:rPr>
          <w:b/>
          <w:bCs/>
          <w:lang w:eastAsia="ru-RU"/>
        </w:rPr>
        <w:t>: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Tuesday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October</w:t>
      </w:r>
      <w:proofErr w:type="spellEnd"/>
      <w:r>
        <w:rPr>
          <w:lang w:eastAsia="ru-RU"/>
        </w:rPr>
        <w:t xml:space="preserve"> 31, 2023 11:12 AM</w:t>
      </w:r>
      <w:r>
        <w:rPr>
          <w:color w:val="1F497D"/>
        </w:rPr>
        <w:t xml:space="preserve"> </w:t>
      </w:r>
    </w:p>
    <w:p w14:paraId="5EDA9D9E" w14:textId="54DD412E" w:rsidR="00E329F5" w:rsidRDefault="00E329F5" w:rsidP="00E329F5">
      <w:pPr>
        <w:rPr>
          <w:color w:val="1F497D"/>
          <w:sz w:val="22"/>
          <w:szCs w:val="22"/>
        </w:rPr>
      </w:pPr>
      <w:r>
        <w:rPr>
          <w:color w:val="1F497D"/>
        </w:rPr>
        <w:t>Платеж попал в состояние «текущий мониторинг» в 14:30:27 и в 14:30:28 видимо автоматическими процедурами был отклонен.</w:t>
      </w:r>
    </w:p>
    <w:p w14:paraId="03DD95C9" w14:textId="77777777" w:rsidR="00E329F5" w:rsidRDefault="00E329F5" w:rsidP="00E329F5">
      <w:pPr>
        <w:rPr>
          <w:color w:val="1F497D"/>
        </w:rPr>
      </w:pPr>
      <w:r>
        <w:rPr>
          <w:color w:val="1F497D"/>
        </w:rPr>
        <w:t xml:space="preserve">Считаю целесообразным обратиться в </w:t>
      </w:r>
      <w:r>
        <w:rPr>
          <w:color w:val="1F497D"/>
          <w:lang w:val="en-US"/>
        </w:rPr>
        <w:t>it</w:t>
      </w:r>
      <w:r w:rsidRPr="00E329F5">
        <w:rPr>
          <w:color w:val="1F497D"/>
        </w:rPr>
        <w:t xml:space="preserve"> </w:t>
      </w:r>
      <w:r>
        <w:rPr>
          <w:color w:val="1F497D"/>
        </w:rPr>
        <w:t>подразделение для уточнения условий маршрутизации платежа (возможно на вопросы ответит Журавель Г., Трушин А., Селуянов М.)</w:t>
      </w:r>
    </w:p>
    <w:p w14:paraId="66C7FC43" w14:textId="77777777" w:rsidR="00E329F5" w:rsidRDefault="00E329F5" w:rsidP="00E329F5">
      <w:pPr>
        <w:rPr>
          <w:color w:val="1F497D"/>
        </w:rPr>
      </w:pPr>
    </w:p>
    <w:p w14:paraId="212571AE" w14:textId="77777777" w:rsidR="00E329F5" w:rsidRDefault="00E329F5" w:rsidP="00E329F5">
      <w:pPr>
        <w:rPr>
          <w:color w:val="1F497D"/>
        </w:rPr>
      </w:pPr>
      <w:r>
        <w:rPr>
          <w:color w:val="1F497D"/>
        </w:rPr>
        <w:t xml:space="preserve">Если настроить автоматическое отклонение платежа процедурами маршрутизация, то </w:t>
      </w:r>
      <w:proofErr w:type="spellStart"/>
      <w:r>
        <w:rPr>
          <w:color w:val="1F497D"/>
        </w:rPr>
        <w:t>пп</w:t>
      </w:r>
      <w:proofErr w:type="spellEnd"/>
      <w:r>
        <w:rPr>
          <w:color w:val="1F497D"/>
        </w:rPr>
        <w:t xml:space="preserve"> попадает на </w:t>
      </w:r>
      <w:proofErr w:type="spellStart"/>
      <w:r>
        <w:rPr>
          <w:color w:val="1F497D"/>
        </w:rPr>
        <w:t>доп</w:t>
      </w:r>
      <w:proofErr w:type="spellEnd"/>
      <w:r>
        <w:rPr>
          <w:color w:val="1F497D"/>
        </w:rPr>
        <w:t xml:space="preserve"> контроль в «текущий мониторинг», обрабатывается сотрудниками СФМ, при отсутствии запрета или </w:t>
      </w:r>
      <w:proofErr w:type="spellStart"/>
      <w:r>
        <w:rPr>
          <w:color w:val="1F497D"/>
        </w:rPr>
        <w:t>доп</w:t>
      </w:r>
      <w:proofErr w:type="spellEnd"/>
      <w:r>
        <w:rPr>
          <w:color w:val="1F497D"/>
        </w:rPr>
        <w:t xml:space="preserve"> вопросов платеж переводится в следующее состояние согласно маршрутизации платежного поручения</w:t>
      </w:r>
    </w:p>
    <w:p w14:paraId="515BEDAC" w14:textId="6A435866" w:rsidR="00E329F5" w:rsidRDefault="00E329F5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C6583C" wp14:editId="6F20A528">
            <wp:extent cx="5842737" cy="2623780"/>
            <wp:effectExtent l="0" t="0" r="5715" b="5715"/>
            <wp:docPr id="26" name="Рисунок 26" descr="cid:image001.png@01DA0BF1.F9EAC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1.png@01DA0BF1.F9EACEF0"/>
                    <pic:cNvPicPr>
                      <a:picLocks noChangeAspect="1" noChangeArrowheads="1"/>
                    </pic:cNvPicPr>
                  </pic:nvPicPr>
                  <pic:blipFill>
                    <a:blip r:embed="rId167" r:link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7" cy="262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C786" w14:textId="77777777" w:rsidR="00872D80" w:rsidRPr="00872D80" w:rsidRDefault="00872D80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4AED7109" w14:textId="580778E9" w:rsidR="003B7244" w:rsidRP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  <w:proofErr w:type="spellStart"/>
      <w:r>
        <w:rPr>
          <w:b/>
          <w:bCs/>
          <w:lang w:eastAsia="ru-RU"/>
        </w:rPr>
        <w:t>From</w:t>
      </w:r>
      <w:proofErr w:type="spellEnd"/>
      <w:r>
        <w:rPr>
          <w:b/>
          <w:bCs/>
          <w:lang w:eastAsia="ru-RU"/>
        </w:rPr>
        <w:t>:</w:t>
      </w:r>
      <w:r>
        <w:rPr>
          <w:lang w:eastAsia="ru-RU"/>
        </w:rPr>
        <w:t xml:space="preserve"> Прутникова Наталья Сергеевна &lt;</w:t>
      </w:r>
      <w:hyperlink r:id="rId169" w:history="1">
        <w:r>
          <w:rPr>
            <w:rStyle w:val="af1"/>
            <w:lang w:eastAsia="ru-RU"/>
          </w:rPr>
          <w:t>Natalya.Prutnikova@ingobank.ru</w:t>
        </w:r>
      </w:hyperlink>
      <w:r>
        <w:rPr>
          <w:lang w:eastAsia="ru-RU"/>
        </w:rPr>
        <w:t xml:space="preserve">&gt; </w:t>
      </w:r>
      <w:r>
        <w:rPr>
          <w:lang w:eastAsia="ru-RU"/>
        </w:rPr>
        <w:br/>
      </w:r>
      <w:proofErr w:type="spellStart"/>
      <w:r>
        <w:rPr>
          <w:b/>
          <w:bCs/>
          <w:lang w:eastAsia="ru-RU"/>
        </w:rPr>
        <w:t>Sent</w:t>
      </w:r>
      <w:proofErr w:type="spellEnd"/>
      <w:r>
        <w:rPr>
          <w:b/>
          <w:bCs/>
          <w:lang w:eastAsia="ru-RU"/>
        </w:rPr>
        <w:t>: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Tuesday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October</w:t>
      </w:r>
      <w:proofErr w:type="spellEnd"/>
      <w:r>
        <w:rPr>
          <w:lang w:eastAsia="ru-RU"/>
        </w:rPr>
        <w:t xml:space="preserve"> 31, 2023 1:47 PM</w:t>
      </w:r>
    </w:p>
    <w:p w14:paraId="4ADF738E" w14:textId="77777777" w:rsidR="003B7244" w:rsidRDefault="003B7244" w:rsidP="003B7244">
      <w:pPr>
        <w:rPr>
          <w:sz w:val="22"/>
          <w:szCs w:val="22"/>
        </w:rPr>
      </w:pPr>
      <w:r>
        <w:lastRenderedPageBreak/>
        <w:t>В продолжение ТКС просим вас по операциям с Цифровым рублем (ЦР) согласовать применение подхода,</w:t>
      </w:r>
    </w:p>
    <w:p w14:paraId="7960D9BC" w14:textId="77777777" w:rsidR="003B7244" w:rsidRDefault="003B7244" w:rsidP="003B7244">
      <w:r>
        <w:t xml:space="preserve">аналогичного к переводам в СБП: при запрете </w:t>
      </w:r>
      <w:proofErr w:type="spellStart"/>
      <w:r>
        <w:t>дебетования</w:t>
      </w:r>
      <w:proofErr w:type="spellEnd"/>
      <w:r>
        <w:t xml:space="preserve"> с расчетного счета, операция по ЦР создаваться не будет. </w:t>
      </w:r>
    </w:p>
    <w:p w14:paraId="49C2C681" w14:textId="31B656A4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3B269CCF" w14:textId="45FB348C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511BB21B" w14:textId="67767448" w:rsidR="003B7244" w:rsidRP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val="en-US" w:eastAsia="ru-RU"/>
        </w:rPr>
      </w:pPr>
      <w:r w:rsidRPr="003B7244">
        <w:rPr>
          <w:b/>
          <w:bCs/>
          <w:lang w:val="en-US" w:eastAsia="ru-RU"/>
        </w:rPr>
        <w:t>From:</w:t>
      </w:r>
      <w:r w:rsidRPr="003B7244">
        <w:rPr>
          <w:lang w:val="en-US" w:eastAsia="ru-RU"/>
        </w:rPr>
        <w:t xml:space="preserve"> </w:t>
      </w:r>
      <w:r>
        <w:rPr>
          <w:lang w:eastAsia="ru-RU"/>
        </w:rPr>
        <w:t>Блохин</w:t>
      </w:r>
      <w:r w:rsidRPr="003B7244">
        <w:rPr>
          <w:lang w:val="en-US" w:eastAsia="ru-RU"/>
        </w:rPr>
        <w:t xml:space="preserve"> </w:t>
      </w:r>
      <w:r>
        <w:rPr>
          <w:lang w:eastAsia="ru-RU"/>
        </w:rPr>
        <w:t>Евгений</w:t>
      </w:r>
      <w:r w:rsidRPr="003B7244">
        <w:rPr>
          <w:lang w:val="en-US" w:eastAsia="ru-RU"/>
        </w:rPr>
        <w:t xml:space="preserve"> </w:t>
      </w:r>
      <w:r>
        <w:rPr>
          <w:lang w:eastAsia="ru-RU"/>
        </w:rPr>
        <w:t>Константинович</w:t>
      </w:r>
      <w:r w:rsidRPr="003B7244">
        <w:rPr>
          <w:lang w:val="en-US" w:eastAsia="ru-RU"/>
        </w:rPr>
        <w:t xml:space="preserve"> </w:t>
      </w:r>
      <w:r w:rsidRPr="003B7244">
        <w:rPr>
          <w:lang w:val="en-US" w:eastAsia="ru-RU"/>
        </w:rPr>
        <w:br/>
      </w:r>
      <w:r w:rsidRPr="003B7244">
        <w:rPr>
          <w:b/>
          <w:bCs/>
          <w:lang w:val="en-US" w:eastAsia="ru-RU"/>
        </w:rPr>
        <w:t>Sent:</w:t>
      </w:r>
      <w:r w:rsidRPr="003B7244">
        <w:rPr>
          <w:lang w:val="en-US" w:eastAsia="ru-RU"/>
        </w:rPr>
        <w:t xml:space="preserve"> Tuesday, October 31, 2023 1:58 PM</w:t>
      </w:r>
    </w:p>
    <w:p w14:paraId="19007A3B" w14:textId="77777777" w:rsidR="003B7244" w:rsidRDefault="003B7244" w:rsidP="003B7244">
      <w:pPr>
        <w:rPr>
          <w:color w:val="1F497D"/>
          <w:sz w:val="22"/>
          <w:szCs w:val="22"/>
        </w:rPr>
      </w:pPr>
      <w:r>
        <w:rPr>
          <w:color w:val="1F497D"/>
        </w:rPr>
        <w:t xml:space="preserve">Указанный подход согласую для клиентов Банка. </w:t>
      </w:r>
    </w:p>
    <w:p w14:paraId="425DD63E" w14:textId="77777777" w:rsidR="003B7244" w:rsidRDefault="003B7244" w:rsidP="003B7244">
      <w:pPr>
        <w:rPr>
          <w:color w:val="1F497D"/>
        </w:rPr>
      </w:pPr>
    </w:p>
    <w:p w14:paraId="24F0D3D4" w14:textId="77777777" w:rsidR="003B7244" w:rsidRDefault="003B7244" w:rsidP="003B7244">
      <w:pPr>
        <w:rPr>
          <w:color w:val="1F497D"/>
        </w:rPr>
      </w:pPr>
      <w:r>
        <w:rPr>
          <w:color w:val="1F497D"/>
        </w:rPr>
        <w:t xml:space="preserve">На данный момент, совместно с </w:t>
      </w:r>
      <w:proofErr w:type="spellStart"/>
      <w:r>
        <w:rPr>
          <w:color w:val="1F497D"/>
        </w:rPr>
        <w:t>вендором</w:t>
      </w:r>
      <w:proofErr w:type="spellEnd"/>
      <w:r>
        <w:rPr>
          <w:color w:val="1F497D"/>
        </w:rPr>
        <w:t xml:space="preserve">, разработан механизм оптимизации работы по выявлению совпадений и присвоению признака </w:t>
      </w:r>
      <w:proofErr w:type="spellStart"/>
      <w:proofErr w:type="gramStart"/>
      <w:r>
        <w:rPr>
          <w:color w:val="1F497D"/>
        </w:rPr>
        <w:t>доп.контроль</w:t>
      </w:r>
      <w:proofErr w:type="spellEnd"/>
      <w:proofErr w:type="gramEnd"/>
      <w:r>
        <w:rPr>
          <w:color w:val="1F497D"/>
        </w:rPr>
        <w:t xml:space="preserve">. Оптимизировать удалось только проверку по </w:t>
      </w:r>
      <w:proofErr w:type="spellStart"/>
      <w:r>
        <w:rPr>
          <w:color w:val="1F497D"/>
        </w:rPr>
        <w:t>физичиским</w:t>
      </w:r>
      <w:proofErr w:type="spellEnd"/>
      <w:r>
        <w:rPr>
          <w:color w:val="1F497D"/>
        </w:rPr>
        <w:t xml:space="preserve"> лицам и ИП. Решаем вопрос с юридическими лицами. О результатах сообщу дополнительно.  </w:t>
      </w:r>
    </w:p>
    <w:p w14:paraId="4FF17A35" w14:textId="4657DF99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2A4DC5AF" w14:textId="77777777" w:rsidR="003B7244" w:rsidRDefault="003B7244" w:rsidP="003B7244">
      <w:pPr>
        <w:rPr>
          <w:color w:val="1F497D"/>
        </w:rPr>
      </w:pPr>
      <w:r w:rsidRPr="003B7244">
        <w:rPr>
          <w:color w:val="1F497D"/>
        </w:rPr>
        <w:t xml:space="preserve">Ср 01.11.2023 7:23 </w:t>
      </w:r>
    </w:p>
    <w:p w14:paraId="02CC3BC1" w14:textId="7CB797F6" w:rsidR="003B7244" w:rsidRDefault="003B7244" w:rsidP="003B7244">
      <w:pPr>
        <w:rPr>
          <w:color w:val="1F497D"/>
        </w:rPr>
      </w:pPr>
      <w:r w:rsidRPr="003B7244">
        <w:rPr>
          <w:color w:val="1F497D"/>
        </w:rPr>
        <w:t>Журавель Григорий Леонидович &lt;zhuravelgl@ingobank.ru&gt;</w:t>
      </w:r>
    </w:p>
    <w:p w14:paraId="26B04E25" w14:textId="67D8CA0D" w:rsidR="003B7244" w:rsidRDefault="003B7244" w:rsidP="003B7244">
      <w:pPr>
        <w:rPr>
          <w:color w:val="1F497D"/>
          <w:sz w:val="22"/>
          <w:szCs w:val="22"/>
        </w:rPr>
      </w:pPr>
      <w:r>
        <w:rPr>
          <w:color w:val="1F497D"/>
        </w:rPr>
        <w:t>Исключение по пачкам цифрового рубля введены в контроль по Текущему мониторингу</w:t>
      </w:r>
    </w:p>
    <w:p w14:paraId="54B2BBBB" w14:textId="77777777" w:rsidR="003B7244" w:rsidRDefault="003B7244" w:rsidP="003B7244">
      <w:pPr>
        <w:rPr>
          <w:color w:val="1F497D"/>
        </w:rPr>
      </w:pPr>
      <w:r>
        <w:rPr>
          <w:color w:val="1F497D"/>
        </w:rPr>
        <w:t>Просьба к нашему коллеге проверить операции</w:t>
      </w:r>
    </w:p>
    <w:p w14:paraId="3429CA92" w14:textId="6546721B" w:rsidR="003B7244" w:rsidRDefault="003B7244" w:rsidP="002D6836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p w14:paraId="3CCC3FB5" w14:textId="77777777" w:rsidR="00861323" w:rsidRPr="00861323" w:rsidRDefault="00861323" w:rsidP="00861323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  <w:lang w:eastAsia="ru-RU"/>
        </w:rPr>
      </w:pPr>
    </w:p>
    <w:sectPr w:rsidR="00861323" w:rsidRPr="00861323" w:rsidSect="00B70482">
      <w:footerReference w:type="default" r:id="rId170"/>
      <w:pgSz w:w="11906" w:h="16838"/>
      <w:pgMar w:top="1134" w:right="850" w:bottom="851" w:left="993" w:header="708" w:footer="22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Фадеева Светлана Сергеевна" w:date="2024-05-24T15:25:00Z" w:initials="ФСС">
    <w:p w14:paraId="6C00D086" w14:textId="022E7C38" w:rsidR="00AE2467" w:rsidRDefault="00AE2467">
      <w:pPr>
        <w:pStyle w:val="ad"/>
      </w:pPr>
      <w:r>
        <w:t>Данная версия не реализована, разработка не требуется</w:t>
      </w:r>
    </w:p>
  </w:comment>
  <w:comment w:id="22" w:author="Фадеева Светлана Сергеевна" w:date="2024-08-20T10:46:00Z" w:initials="ФСС">
    <w:p w14:paraId="2B0E0840" w14:textId="7E607DCC" w:rsidR="00216BFE" w:rsidRDefault="00216BFE">
      <w:pPr>
        <w:pStyle w:val="ad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Style w:val="ac"/>
        </w:rPr>
        <w:annotationRef/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Селуянов: Приложил к задаче новую версию процедуре по версии ТЗ v1.17 igs_DigitalRubClientV3-v1.17.sql </w:t>
      </w:r>
    </w:p>
    <w:p w14:paraId="42CC429B" w14:textId="353E1DE7" w:rsidR="00216BFE" w:rsidRDefault="00216BFE">
      <w:pPr>
        <w:pStyle w:val="ad"/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object w:dxaOrig="1513" w:dyaOrig="987" w14:anchorId="3526115E">
          <v:shape id="_x0000_i1086" type="#_x0000_t75" style="width:75.5pt;height:49.5pt" o:ole="">
            <v:imagedata r:id="rId1" o:title=""/>
          </v:shape>
          <o:OLEObject Type="Embed" ProgID="Package" ShapeID="_x0000_i1086" DrawAspect="Icon" ObjectID="_1787470863" r:id="rId2"/>
        </w:objec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C00D086" w15:done="0"/>
  <w15:commentEx w15:paraId="42CC429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00D086" w16cid:durableId="2A0A10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CD225D" w14:textId="77777777" w:rsidR="00AE2467" w:rsidRDefault="00AE2467" w:rsidP="003545C0">
      <w:r>
        <w:separator/>
      </w:r>
    </w:p>
  </w:endnote>
  <w:endnote w:type="continuationSeparator" w:id="0">
    <w:p w14:paraId="1F2C45C2" w14:textId="77777777" w:rsidR="00AE2467" w:rsidRDefault="00AE2467" w:rsidP="00354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8631216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565ECF70" w14:textId="0E9D6AD2" w:rsidR="00AE2467" w:rsidRPr="00B70482" w:rsidRDefault="00AE2467">
        <w:pPr>
          <w:pStyle w:val="aff8"/>
          <w:jc w:val="right"/>
          <w:rPr>
            <w:sz w:val="22"/>
            <w:szCs w:val="22"/>
          </w:rPr>
        </w:pPr>
        <w:r w:rsidRPr="00B70482">
          <w:rPr>
            <w:sz w:val="22"/>
            <w:szCs w:val="22"/>
          </w:rPr>
          <w:fldChar w:fldCharType="begin"/>
        </w:r>
        <w:r w:rsidRPr="00B70482">
          <w:rPr>
            <w:sz w:val="22"/>
            <w:szCs w:val="22"/>
          </w:rPr>
          <w:instrText>PAGE   \* MERGEFORMAT</w:instrText>
        </w:r>
        <w:r w:rsidRPr="00B70482">
          <w:rPr>
            <w:sz w:val="22"/>
            <w:szCs w:val="22"/>
          </w:rPr>
          <w:fldChar w:fldCharType="separate"/>
        </w:r>
        <w:r w:rsidR="00126D65">
          <w:rPr>
            <w:noProof/>
            <w:sz w:val="22"/>
            <w:szCs w:val="22"/>
          </w:rPr>
          <w:t>44</w:t>
        </w:r>
        <w:r w:rsidRPr="00B70482">
          <w:rPr>
            <w:sz w:val="22"/>
            <w:szCs w:val="22"/>
          </w:rPr>
          <w:fldChar w:fldCharType="end"/>
        </w:r>
      </w:p>
    </w:sdtContent>
  </w:sdt>
  <w:p w14:paraId="18E26351" w14:textId="77777777" w:rsidR="00AE2467" w:rsidRDefault="00AE2467">
    <w:pPr>
      <w:pStyle w:val="af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E40F39" w14:textId="77777777" w:rsidR="00AE2467" w:rsidRDefault="00AE2467" w:rsidP="003545C0">
      <w:r>
        <w:separator/>
      </w:r>
    </w:p>
  </w:footnote>
  <w:footnote w:type="continuationSeparator" w:id="0">
    <w:p w14:paraId="59D35CAB" w14:textId="77777777" w:rsidR="00AE2467" w:rsidRDefault="00AE2467" w:rsidP="00354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F579D"/>
    <w:multiLevelType w:val="hybridMultilevel"/>
    <w:tmpl w:val="B31A5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D1B"/>
    <w:multiLevelType w:val="hybridMultilevel"/>
    <w:tmpl w:val="54F23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70539"/>
    <w:multiLevelType w:val="hybridMultilevel"/>
    <w:tmpl w:val="24F42942"/>
    <w:lvl w:ilvl="0" w:tplc="0419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B4E5A14"/>
    <w:multiLevelType w:val="hybridMultilevel"/>
    <w:tmpl w:val="D234B40E"/>
    <w:lvl w:ilvl="0" w:tplc="04190009">
      <w:start w:val="1"/>
      <w:numFmt w:val="bullet"/>
      <w:lvlText w:val=""/>
      <w:lvlJc w:val="left"/>
      <w:pPr>
        <w:ind w:left="249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4" w15:restartNumberingAfterBreak="0">
    <w:nsid w:val="1B4D7E46"/>
    <w:multiLevelType w:val="hybridMultilevel"/>
    <w:tmpl w:val="233C0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70DF0"/>
    <w:multiLevelType w:val="hybridMultilevel"/>
    <w:tmpl w:val="BE9AB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43462"/>
    <w:multiLevelType w:val="multilevel"/>
    <w:tmpl w:val="B8BA6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9903367"/>
    <w:multiLevelType w:val="hybridMultilevel"/>
    <w:tmpl w:val="4894B2C8"/>
    <w:lvl w:ilvl="0" w:tplc="0419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29D223E3"/>
    <w:multiLevelType w:val="hybridMultilevel"/>
    <w:tmpl w:val="C5E8D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B2F1D"/>
    <w:multiLevelType w:val="hybridMultilevel"/>
    <w:tmpl w:val="96AA7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C3ADC"/>
    <w:multiLevelType w:val="hybridMultilevel"/>
    <w:tmpl w:val="CD0A98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C34D8"/>
    <w:multiLevelType w:val="hybridMultilevel"/>
    <w:tmpl w:val="5A1A18EA"/>
    <w:lvl w:ilvl="0" w:tplc="37E011CE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1BD06720">
      <w:start w:val="1"/>
      <w:numFmt w:val="decimal"/>
      <w:lvlText w:val="2.5.%2."/>
      <w:lvlJc w:val="left"/>
      <w:pPr>
        <w:ind w:left="1788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CE719B5"/>
    <w:multiLevelType w:val="hybridMultilevel"/>
    <w:tmpl w:val="96AA7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D75B6"/>
    <w:multiLevelType w:val="hybridMultilevel"/>
    <w:tmpl w:val="A46E9CC8"/>
    <w:lvl w:ilvl="0" w:tplc="A67ECA3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5670716A">
      <w:start w:val="6"/>
      <w:numFmt w:val="bullet"/>
      <w:lvlText w:val="-"/>
      <w:lvlJc w:val="left"/>
      <w:pPr>
        <w:ind w:left="3588" w:hanging="360"/>
      </w:pPr>
      <w:rPr>
        <w:rFonts w:ascii="Times New Roman" w:eastAsiaTheme="minorEastAsia" w:hAnsi="Times New Roman" w:cs="Times New Roman" w:hint="default"/>
      </w:r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414D6849"/>
    <w:multiLevelType w:val="hybridMultilevel"/>
    <w:tmpl w:val="16983D06"/>
    <w:lvl w:ilvl="0" w:tplc="0419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285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462D6388"/>
    <w:multiLevelType w:val="hybridMultilevel"/>
    <w:tmpl w:val="11F410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2D4260"/>
    <w:multiLevelType w:val="hybridMultilevel"/>
    <w:tmpl w:val="30BC27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83F5F52"/>
    <w:multiLevelType w:val="hybridMultilevel"/>
    <w:tmpl w:val="045A4C90"/>
    <w:lvl w:ilvl="0" w:tplc="A67ECA3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C481DBC"/>
    <w:multiLevelType w:val="hybridMultilevel"/>
    <w:tmpl w:val="EB0CCAAA"/>
    <w:lvl w:ilvl="0" w:tplc="0419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19000B">
      <w:start w:val="1"/>
      <w:numFmt w:val="bullet"/>
      <w:lvlText w:val=""/>
      <w:lvlJc w:val="left"/>
      <w:pPr>
        <w:ind w:left="2856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4E071898"/>
    <w:multiLevelType w:val="multilevel"/>
    <w:tmpl w:val="638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86D68"/>
    <w:multiLevelType w:val="hybridMultilevel"/>
    <w:tmpl w:val="F3B4EB4C"/>
    <w:lvl w:ilvl="0" w:tplc="A67ECA3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B">
      <w:start w:val="1"/>
      <w:numFmt w:val="bullet"/>
      <w:lvlText w:val=""/>
      <w:lvlJc w:val="left"/>
      <w:pPr>
        <w:ind w:left="2868" w:hanging="18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D19474C"/>
    <w:multiLevelType w:val="hybridMultilevel"/>
    <w:tmpl w:val="EE40C40C"/>
    <w:lvl w:ilvl="0" w:tplc="0419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5DC21BB3"/>
    <w:multiLevelType w:val="hybridMultilevel"/>
    <w:tmpl w:val="8B862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63F27"/>
    <w:multiLevelType w:val="hybridMultilevel"/>
    <w:tmpl w:val="DF1CE498"/>
    <w:lvl w:ilvl="0" w:tplc="A67ECA3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B">
      <w:start w:val="1"/>
      <w:numFmt w:val="bullet"/>
      <w:lvlText w:val=""/>
      <w:lvlJc w:val="left"/>
      <w:pPr>
        <w:ind w:left="2868" w:hanging="180"/>
      </w:pPr>
      <w:rPr>
        <w:rFonts w:ascii="Wingdings" w:hAnsi="Wingdings" w:hint="default"/>
      </w:r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630C15AA"/>
    <w:multiLevelType w:val="hybridMultilevel"/>
    <w:tmpl w:val="C6A40920"/>
    <w:lvl w:ilvl="0" w:tplc="A67ECA3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B">
      <w:start w:val="1"/>
      <w:numFmt w:val="bullet"/>
      <w:lvlText w:val=""/>
      <w:lvlJc w:val="left"/>
      <w:pPr>
        <w:ind w:left="2868" w:hanging="180"/>
      </w:pPr>
      <w:rPr>
        <w:rFonts w:ascii="Wingdings" w:hAnsi="Wingdings" w:hint="default"/>
      </w:r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0D">
      <w:start w:val="1"/>
      <w:numFmt w:val="bullet"/>
      <w:lvlText w:val=""/>
      <w:lvlJc w:val="left"/>
      <w:pPr>
        <w:ind w:left="4308" w:hanging="360"/>
      </w:pPr>
      <w:rPr>
        <w:rFonts w:ascii="Wingdings" w:hAnsi="Wingdings" w:hint="default"/>
      </w:r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68240B4B"/>
    <w:multiLevelType w:val="hybridMultilevel"/>
    <w:tmpl w:val="B81CC128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6" w15:restartNumberingAfterBreak="0">
    <w:nsid w:val="69A23FFD"/>
    <w:multiLevelType w:val="hybridMultilevel"/>
    <w:tmpl w:val="F8CAE9A0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7" w15:restartNumberingAfterBreak="0">
    <w:nsid w:val="6A284CAD"/>
    <w:multiLevelType w:val="hybridMultilevel"/>
    <w:tmpl w:val="8C8A20B0"/>
    <w:lvl w:ilvl="0" w:tplc="0419000D">
      <w:start w:val="1"/>
      <w:numFmt w:val="bullet"/>
      <w:lvlText w:val=""/>
      <w:lvlJc w:val="left"/>
      <w:pPr>
        <w:ind w:left="355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8" w15:restartNumberingAfterBreak="0">
    <w:nsid w:val="73D87195"/>
    <w:multiLevelType w:val="hybridMultilevel"/>
    <w:tmpl w:val="C2665704"/>
    <w:lvl w:ilvl="0" w:tplc="9762026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F6E23"/>
    <w:multiLevelType w:val="hybridMultilevel"/>
    <w:tmpl w:val="DF822DAC"/>
    <w:lvl w:ilvl="0" w:tplc="A67ECA3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661265A"/>
    <w:multiLevelType w:val="hybridMultilevel"/>
    <w:tmpl w:val="E86AB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20608"/>
    <w:multiLevelType w:val="hybridMultilevel"/>
    <w:tmpl w:val="58040AA2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9"/>
  </w:num>
  <w:num w:numId="4">
    <w:abstractNumId w:val="17"/>
  </w:num>
  <w:num w:numId="5">
    <w:abstractNumId w:val="28"/>
  </w:num>
  <w:num w:numId="6">
    <w:abstractNumId w:val="13"/>
  </w:num>
  <w:num w:numId="7">
    <w:abstractNumId w:val="26"/>
  </w:num>
  <w:num w:numId="8">
    <w:abstractNumId w:val="15"/>
  </w:num>
  <w:num w:numId="9">
    <w:abstractNumId w:val="23"/>
  </w:num>
  <w:num w:numId="10">
    <w:abstractNumId w:val="12"/>
  </w:num>
  <w:num w:numId="11">
    <w:abstractNumId w:val="29"/>
  </w:num>
  <w:num w:numId="12">
    <w:abstractNumId w:val="20"/>
  </w:num>
  <w:num w:numId="13">
    <w:abstractNumId w:val="24"/>
  </w:num>
  <w:num w:numId="14">
    <w:abstractNumId w:val="25"/>
  </w:num>
  <w:num w:numId="15">
    <w:abstractNumId w:val="31"/>
  </w:num>
  <w:num w:numId="16">
    <w:abstractNumId w:val="2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1"/>
  </w:num>
  <w:num w:numId="20">
    <w:abstractNumId w:val="21"/>
  </w:num>
  <w:num w:numId="21">
    <w:abstractNumId w:val="8"/>
  </w:num>
  <w:num w:numId="22">
    <w:abstractNumId w:val="3"/>
  </w:num>
  <w:num w:numId="23">
    <w:abstractNumId w:val="4"/>
  </w:num>
  <w:num w:numId="24">
    <w:abstractNumId w:val="30"/>
  </w:num>
  <w:num w:numId="25">
    <w:abstractNumId w:val="2"/>
  </w:num>
  <w:num w:numId="26">
    <w:abstractNumId w:val="14"/>
  </w:num>
  <w:num w:numId="27">
    <w:abstractNumId w:val="18"/>
  </w:num>
  <w:num w:numId="28">
    <w:abstractNumId w:val="0"/>
  </w:num>
  <w:num w:numId="29">
    <w:abstractNumId w:val="5"/>
  </w:num>
  <w:num w:numId="30">
    <w:abstractNumId w:val="16"/>
  </w:num>
  <w:num w:numId="31">
    <w:abstractNumId w:val="6"/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2"/>
  </w:num>
  <w:numIdMacAtCleanup w:val="3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Фадеева Светлана Сергеевна">
    <w15:presenceInfo w15:providerId="None" w15:userId="Фадеева Светлана Серге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AC2"/>
    <w:rsid w:val="00003407"/>
    <w:rsid w:val="00004C00"/>
    <w:rsid w:val="000053B4"/>
    <w:rsid w:val="000054E7"/>
    <w:rsid w:val="00010511"/>
    <w:rsid w:val="000109BB"/>
    <w:rsid w:val="00012800"/>
    <w:rsid w:val="000131BD"/>
    <w:rsid w:val="0001577E"/>
    <w:rsid w:val="00015F48"/>
    <w:rsid w:val="000164FD"/>
    <w:rsid w:val="00017D3B"/>
    <w:rsid w:val="00020990"/>
    <w:rsid w:val="000227F9"/>
    <w:rsid w:val="00022CC2"/>
    <w:rsid w:val="00022F49"/>
    <w:rsid w:val="0002466E"/>
    <w:rsid w:val="00024743"/>
    <w:rsid w:val="00024D60"/>
    <w:rsid w:val="00027CE9"/>
    <w:rsid w:val="0003024A"/>
    <w:rsid w:val="00030EC7"/>
    <w:rsid w:val="00031422"/>
    <w:rsid w:val="00032F94"/>
    <w:rsid w:val="0003378B"/>
    <w:rsid w:val="00035C05"/>
    <w:rsid w:val="00037A91"/>
    <w:rsid w:val="0004061C"/>
    <w:rsid w:val="00040C62"/>
    <w:rsid w:val="0004168C"/>
    <w:rsid w:val="000416B8"/>
    <w:rsid w:val="00041C65"/>
    <w:rsid w:val="00041FCC"/>
    <w:rsid w:val="00043409"/>
    <w:rsid w:val="0004518B"/>
    <w:rsid w:val="000455FC"/>
    <w:rsid w:val="00045920"/>
    <w:rsid w:val="000470D6"/>
    <w:rsid w:val="00047D69"/>
    <w:rsid w:val="00050C61"/>
    <w:rsid w:val="0005264A"/>
    <w:rsid w:val="00053A0C"/>
    <w:rsid w:val="00053FE4"/>
    <w:rsid w:val="000544C8"/>
    <w:rsid w:val="00057099"/>
    <w:rsid w:val="000573F9"/>
    <w:rsid w:val="0006067E"/>
    <w:rsid w:val="0006106C"/>
    <w:rsid w:val="00064440"/>
    <w:rsid w:val="00064BEE"/>
    <w:rsid w:val="00065A91"/>
    <w:rsid w:val="00067263"/>
    <w:rsid w:val="00071AAB"/>
    <w:rsid w:val="00071D22"/>
    <w:rsid w:val="00071D95"/>
    <w:rsid w:val="000727B5"/>
    <w:rsid w:val="00072A00"/>
    <w:rsid w:val="00072F37"/>
    <w:rsid w:val="000736A6"/>
    <w:rsid w:val="000746E1"/>
    <w:rsid w:val="00074DD4"/>
    <w:rsid w:val="00075147"/>
    <w:rsid w:val="0007602C"/>
    <w:rsid w:val="0007608D"/>
    <w:rsid w:val="000807B8"/>
    <w:rsid w:val="00082200"/>
    <w:rsid w:val="00082A51"/>
    <w:rsid w:val="000830A6"/>
    <w:rsid w:val="000835C6"/>
    <w:rsid w:val="00084AAC"/>
    <w:rsid w:val="0008722C"/>
    <w:rsid w:val="0008753C"/>
    <w:rsid w:val="00090433"/>
    <w:rsid w:val="0009153A"/>
    <w:rsid w:val="00091CCD"/>
    <w:rsid w:val="00091E2A"/>
    <w:rsid w:val="000927D2"/>
    <w:rsid w:val="000938CC"/>
    <w:rsid w:val="000943C7"/>
    <w:rsid w:val="000945E9"/>
    <w:rsid w:val="000970B5"/>
    <w:rsid w:val="000A09D6"/>
    <w:rsid w:val="000A32CC"/>
    <w:rsid w:val="000A39E0"/>
    <w:rsid w:val="000A4F0C"/>
    <w:rsid w:val="000A500C"/>
    <w:rsid w:val="000B0917"/>
    <w:rsid w:val="000B0954"/>
    <w:rsid w:val="000B266D"/>
    <w:rsid w:val="000B2AAE"/>
    <w:rsid w:val="000B4DB4"/>
    <w:rsid w:val="000B58CF"/>
    <w:rsid w:val="000B62C0"/>
    <w:rsid w:val="000B6C64"/>
    <w:rsid w:val="000B71FD"/>
    <w:rsid w:val="000C031F"/>
    <w:rsid w:val="000C0B69"/>
    <w:rsid w:val="000C18C5"/>
    <w:rsid w:val="000C1F8F"/>
    <w:rsid w:val="000C3D18"/>
    <w:rsid w:val="000C482C"/>
    <w:rsid w:val="000C740C"/>
    <w:rsid w:val="000C75EB"/>
    <w:rsid w:val="000C7A7C"/>
    <w:rsid w:val="000D01E4"/>
    <w:rsid w:val="000D08AF"/>
    <w:rsid w:val="000D10F5"/>
    <w:rsid w:val="000D1DD0"/>
    <w:rsid w:val="000D554F"/>
    <w:rsid w:val="000D5F25"/>
    <w:rsid w:val="000D65F9"/>
    <w:rsid w:val="000D73B2"/>
    <w:rsid w:val="000E0855"/>
    <w:rsid w:val="000E0CF9"/>
    <w:rsid w:val="000E0FE6"/>
    <w:rsid w:val="000E1621"/>
    <w:rsid w:val="000E1B40"/>
    <w:rsid w:val="000E2441"/>
    <w:rsid w:val="000E301C"/>
    <w:rsid w:val="000E3209"/>
    <w:rsid w:val="000E5C92"/>
    <w:rsid w:val="000E6588"/>
    <w:rsid w:val="000F018B"/>
    <w:rsid w:val="000F152E"/>
    <w:rsid w:val="000F153C"/>
    <w:rsid w:val="000F1787"/>
    <w:rsid w:val="000F1847"/>
    <w:rsid w:val="000F3852"/>
    <w:rsid w:val="000F38F3"/>
    <w:rsid w:val="000F4BC6"/>
    <w:rsid w:val="000F69F4"/>
    <w:rsid w:val="001001B9"/>
    <w:rsid w:val="0010043B"/>
    <w:rsid w:val="00100644"/>
    <w:rsid w:val="0010167A"/>
    <w:rsid w:val="00103134"/>
    <w:rsid w:val="001032A3"/>
    <w:rsid w:val="00105FC1"/>
    <w:rsid w:val="001074C1"/>
    <w:rsid w:val="001074F9"/>
    <w:rsid w:val="0011009C"/>
    <w:rsid w:val="001100DF"/>
    <w:rsid w:val="00110278"/>
    <w:rsid w:val="00110E73"/>
    <w:rsid w:val="00110FEF"/>
    <w:rsid w:val="00112056"/>
    <w:rsid w:val="001121DA"/>
    <w:rsid w:val="001127D6"/>
    <w:rsid w:val="00112B31"/>
    <w:rsid w:val="00113DE9"/>
    <w:rsid w:val="00113EFF"/>
    <w:rsid w:val="00114398"/>
    <w:rsid w:val="001149AC"/>
    <w:rsid w:val="001151BF"/>
    <w:rsid w:val="0011529B"/>
    <w:rsid w:val="00115566"/>
    <w:rsid w:val="00115BC5"/>
    <w:rsid w:val="00117223"/>
    <w:rsid w:val="001202D4"/>
    <w:rsid w:val="00121A50"/>
    <w:rsid w:val="001220EF"/>
    <w:rsid w:val="00122C63"/>
    <w:rsid w:val="001237A6"/>
    <w:rsid w:val="00124362"/>
    <w:rsid w:val="001248FB"/>
    <w:rsid w:val="00125D17"/>
    <w:rsid w:val="00126A24"/>
    <w:rsid w:val="00126AD4"/>
    <w:rsid w:val="00126D65"/>
    <w:rsid w:val="00130769"/>
    <w:rsid w:val="0013195B"/>
    <w:rsid w:val="00131CC2"/>
    <w:rsid w:val="001324B9"/>
    <w:rsid w:val="001327A5"/>
    <w:rsid w:val="0013297B"/>
    <w:rsid w:val="001337F2"/>
    <w:rsid w:val="00134B40"/>
    <w:rsid w:val="00134FE6"/>
    <w:rsid w:val="00136D28"/>
    <w:rsid w:val="001401D2"/>
    <w:rsid w:val="00141063"/>
    <w:rsid w:val="0014266D"/>
    <w:rsid w:val="00142B15"/>
    <w:rsid w:val="00142B87"/>
    <w:rsid w:val="0014375F"/>
    <w:rsid w:val="0014407F"/>
    <w:rsid w:val="001442D4"/>
    <w:rsid w:val="00146237"/>
    <w:rsid w:val="001464DF"/>
    <w:rsid w:val="001467F9"/>
    <w:rsid w:val="001504CC"/>
    <w:rsid w:val="00150F24"/>
    <w:rsid w:val="0015115E"/>
    <w:rsid w:val="00151879"/>
    <w:rsid w:val="00152033"/>
    <w:rsid w:val="0015258D"/>
    <w:rsid w:val="00152B0B"/>
    <w:rsid w:val="00153C1F"/>
    <w:rsid w:val="00154B5D"/>
    <w:rsid w:val="001553F7"/>
    <w:rsid w:val="001554F1"/>
    <w:rsid w:val="00157A11"/>
    <w:rsid w:val="001609DA"/>
    <w:rsid w:val="00160D27"/>
    <w:rsid w:val="00160EDB"/>
    <w:rsid w:val="001611EF"/>
    <w:rsid w:val="00161528"/>
    <w:rsid w:val="00162A02"/>
    <w:rsid w:val="00162EBE"/>
    <w:rsid w:val="001636C8"/>
    <w:rsid w:val="0016449D"/>
    <w:rsid w:val="001653E9"/>
    <w:rsid w:val="00167A1A"/>
    <w:rsid w:val="001716FB"/>
    <w:rsid w:val="00172FF3"/>
    <w:rsid w:val="0017415F"/>
    <w:rsid w:val="00174259"/>
    <w:rsid w:val="001744B5"/>
    <w:rsid w:val="001745EA"/>
    <w:rsid w:val="00174FDE"/>
    <w:rsid w:val="0017549F"/>
    <w:rsid w:val="00175790"/>
    <w:rsid w:val="00175C7E"/>
    <w:rsid w:val="0017625E"/>
    <w:rsid w:val="00176385"/>
    <w:rsid w:val="00176BB5"/>
    <w:rsid w:val="00177D07"/>
    <w:rsid w:val="00177E06"/>
    <w:rsid w:val="00177E0C"/>
    <w:rsid w:val="00177F33"/>
    <w:rsid w:val="00182373"/>
    <w:rsid w:val="00182A6E"/>
    <w:rsid w:val="00182A8B"/>
    <w:rsid w:val="00182B92"/>
    <w:rsid w:val="00183867"/>
    <w:rsid w:val="00183C2F"/>
    <w:rsid w:val="00184BF0"/>
    <w:rsid w:val="001863AC"/>
    <w:rsid w:val="0018672C"/>
    <w:rsid w:val="001872AB"/>
    <w:rsid w:val="00187309"/>
    <w:rsid w:val="00187525"/>
    <w:rsid w:val="0018754A"/>
    <w:rsid w:val="0019173D"/>
    <w:rsid w:val="001931F5"/>
    <w:rsid w:val="00193854"/>
    <w:rsid w:val="00193962"/>
    <w:rsid w:val="00193A0B"/>
    <w:rsid w:val="001944D6"/>
    <w:rsid w:val="00194BBE"/>
    <w:rsid w:val="00194F95"/>
    <w:rsid w:val="00195DD4"/>
    <w:rsid w:val="00196B29"/>
    <w:rsid w:val="001973D9"/>
    <w:rsid w:val="001A0670"/>
    <w:rsid w:val="001A0891"/>
    <w:rsid w:val="001A0C19"/>
    <w:rsid w:val="001A133E"/>
    <w:rsid w:val="001A143B"/>
    <w:rsid w:val="001A1BE5"/>
    <w:rsid w:val="001A2F5D"/>
    <w:rsid w:val="001A37F8"/>
    <w:rsid w:val="001A504D"/>
    <w:rsid w:val="001A5381"/>
    <w:rsid w:val="001A5725"/>
    <w:rsid w:val="001A600A"/>
    <w:rsid w:val="001A6115"/>
    <w:rsid w:val="001A6BEB"/>
    <w:rsid w:val="001B0195"/>
    <w:rsid w:val="001B0674"/>
    <w:rsid w:val="001B2D57"/>
    <w:rsid w:val="001B334F"/>
    <w:rsid w:val="001B3646"/>
    <w:rsid w:val="001B3A96"/>
    <w:rsid w:val="001B3A9F"/>
    <w:rsid w:val="001B3D2A"/>
    <w:rsid w:val="001B4CE1"/>
    <w:rsid w:val="001B654F"/>
    <w:rsid w:val="001B66BA"/>
    <w:rsid w:val="001B7836"/>
    <w:rsid w:val="001C01C0"/>
    <w:rsid w:val="001C0EDA"/>
    <w:rsid w:val="001C2379"/>
    <w:rsid w:val="001C2700"/>
    <w:rsid w:val="001C28D8"/>
    <w:rsid w:val="001C4054"/>
    <w:rsid w:val="001C4948"/>
    <w:rsid w:val="001C5900"/>
    <w:rsid w:val="001C636A"/>
    <w:rsid w:val="001C681E"/>
    <w:rsid w:val="001C7C1F"/>
    <w:rsid w:val="001D0CC1"/>
    <w:rsid w:val="001D1036"/>
    <w:rsid w:val="001D26AE"/>
    <w:rsid w:val="001D29AD"/>
    <w:rsid w:val="001D388D"/>
    <w:rsid w:val="001D3CB6"/>
    <w:rsid w:val="001D3F32"/>
    <w:rsid w:val="001D4DC7"/>
    <w:rsid w:val="001D5937"/>
    <w:rsid w:val="001D60F4"/>
    <w:rsid w:val="001D66C3"/>
    <w:rsid w:val="001D71C0"/>
    <w:rsid w:val="001D7411"/>
    <w:rsid w:val="001E12BA"/>
    <w:rsid w:val="001E36AB"/>
    <w:rsid w:val="001E5980"/>
    <w:rsid w:val="001E602D"/>
    <w:rsid w:val="001E7CB5"/>
    <w:rsid w:val="001F0478"/>
    <w:rsid w:val="001F20A9"/>
    <w:rsid w:val="001F4812"/>
    <w:rsid w:val="001F4907"/>
    <w:rsid w:val="001F7192"/>
    <w:rsid w:val="001F7572"/>
    <w:rsid w:val="00200506"/>
    <w:rsid w:val="00201BE8"/>
    <w:rsid w:val="00201DBC"/>
    <w:rsid w:val="00205C4D"/>
    <w:rsid w:val="0020608B"/>
    <w:rsid w:val="00206EC2"/>
    <w:rsid w:val="00207256"/>
    <w:rsid w:val="00207F67"/>
    <w:rsid w:val="0021044F"/>
    <w:rsid w:val="002105EB"/>
    <w:rsid w:val="00210C4B"/>
    <w:rsid w:val="00211292"/>
    <w:rsid w:val="00211B54"/>
    <w:rsid w:val="00212724"/>
    <w:rsid w:val="00213259"/>
    <w:rsid w:val="00213549"/>
    <w:rsid w:val="00213AED"/>
    <w:rsid w:val="00214230"/>
    <w:rsid w:val="00215F96"/>
    <w:rsid w:val="00216BFE"/>
    <w:rsid w:val="00217268"/>
    <w:rsid w:val="002172A6"/>
    <w:rsid w:val="00217A08"/>
    <w:rsid w:val="002205F9"/>
    <w:rsid w:val="00225DAD"/>
    <w:rsid w:val="00230019"/>
    <w:rsid w:val="002306DA"/>
    <w:rsid w:val="00230CC9"/>
    <w:rsid w:val="00233B27"/>
    <w:rsid w:val="00234FDB"/>
    <w:rsid w:val="0023545A"/>
    <w:rsid w:val="00237009"/>
    <w:rsid w:val="00237351"/>
    <w:rsid w:val="002379B7"/>
    <w:rsid w:val="00237B56"/>
    <w:rsid w:val="00237ECF"/>
    <w:rsid w:val="0024043C"/>
    <w:rsid w:val="00240AA8"/>
    <w:rsid w:val="00240BEB"/>
    <w:rsid w:val="00241B47"/>
    <w:rsid w:val="002432C8"/>
    <w:rsid w:val="00243C84"/>
    <w:rsid w:val="002469AA"/>
    <w:rsid w:val="0025003C"/>
    <w:rsid w:val="00250169"/>
    <w:rsid w:val="00250C4F"/>
    <w:rsid w:val="00253766"/>
    <w:rsid w:val="00254A2E"/>
    <w:rsid w:val="002557C9"/>
    <w:rsid w:val="002559AE"/>
    <w:rsid w:val="00255A70"/>
    <w:rsid w:val="00256684"/>
    <w:rsid w:val="002576F6"/>
    <w:rsid w:val="002609CE"/>
    <w:rsid w:val="00260EBB"/>
    <w:rsid w:val="0026225C"/>
    <w:rsid w:val="002624D2"/>
    <w:rsid w:val="00263768"/>
    <w:rsid w:val="002650FB"/>
    <w:rsid w:val="002652BE"/>
    <w:rsid w:val="0026595B"/>
    <w:rsid w:val="00265A0B"/>
    <w:rsid w:val="00267C6E"/>
    <w:rsid w:val="00270765"/>
    <w:rsid w:val="002711CC"/>
    <w:rsid w:val="00271AF0"/>
    <w:rsid w:val="00271D4D"/>
    <w:rsid w:val="00271E3D"/>
    <w:rsid w:val="002728CB"/>
    <w:rsid w:val="00273349"/>
    <w:rsid w:val="0027375E"/>
    <w:rsid w:val="00273BA8"/>
    <w:rsid w:val="00274C60"/>
    <w:rsid w:val="0027589A"/>
    <w:rsid w:val="00276170"/>
    <w:rsid w:val="00276326"/>
    <w:rsid w:val="002812B7"/>
    <w:rsid w:val="002814E7"/>
    <w:rsid w:val="00281D2F"/>
    <w:rsid w:val="00281F9F"/>
    <w:rsid w:val="002868DC"/>
    <w:rsid w:val="00286CC4"/>
    <w:rsid w:val="0028766E"/>
    <w:rsid w:val="00290773"/>
    <w:rsid w:val="0029160B"/>
    <w:rsid w:val="00291AB3"/>
    <w:rsid w:val="00292305"/>
    <w:rsid w:val="002932D9"/>
    <w:rsid w:val="0029501F"/>
    <w:rsid w:val="0029667A"/>
    <w:rsid w:val="0029686E"/>
    <w:rsid w:val="00297B1B"/>
    <w:rsid w:val="002A121A"/>
    <w:rsid w:val="002A19DB"/>
    <w:rsid w:val="002A226A"/>
    <w:rsid w:val="002A23C6"/>
    <w:rsid w:val="002A2ADE"/>
    <w:rsid w:val="002A5B46"/>
    <w:rsid w:val="002A5CB4"/>
    <w:rsid w:val="002A630B"/>
    <w:rsid w:val="002A6CF7"/>
    <w:rsid w:val="002A747B"/>
    <w:rsid w:val="002A7613"/>
    <w:rsid w:val="002A772A"/>
    <w:rsid w:val="002B0D76"/>
    <w:rsid w:val="002B2109"/>
    <w:rsid w:val="002B315A"/>
    <w:rsid w:val="002B54AC"/>
    <w:rsid w:val="002B637F"/>
    <w:rsid w:val="002C00C1"/>
    <w:rsid w:val="002C05D4"/>
    <w:rsid w:val="002C0890"/>
    <w:rsid w:val="002C1967"/>
    <w:rsid w:val="002C1D40"/>
    <w:rsid w:val="002C2D68"/>
    <w:rsid w:val="002C41BA"/>
    <w:rsid w:val="002C647A"/>
    <w:rsid w:val="002D08EC"/>
    <w:rsid w:val="002D0DE0"/>
    <w:rsid w:val="002D2696"/>
    <w:rsid w:val="002D2997"/>
    <w:rsid w:val="002D35E1"/>
    <w:rsid w:val="002D38CB"/>
    <w:rsid w:val="002D45E9"/>
    <w:rsid w:val="002D6836"/>
    <w:rsid w:val="002D7ADE"/>
    <w:rsid w:val="002D7D4C"/>
    <w:rsid w:val="002E0B8D"/>
    <w:rsid w:val="002E163D"/>
    <w:rsid w:val="002E181C"/>
    <w:rsid w:val="002E3444"/>
    <w:rsid w:val="002E43B6"/>
    <w:rsid w:val="002E4632"/>
    <w:rsid w:val="002E71D3"/>
    <w:rsid w:val="002E75B1"/>
    <w:rsid w:val="002E76A2"/>
    <w:rsid w:val="002F2734"/>
    <w:rsid w:val="002F27A1"/>
    <w:rsid w:val="002F2B28"/>
    <w:rsid w:val="002F2ED3"/>
    <w:rsid w:val="002F3671"/>
    <w:rsid w:val="002F370B"/>
    <w:rsid w:val="002F383A"/>
    <w:rsid w:val="002F4E23"/>
    <w:rsid w:val="002F4F1C"/>
    <w:rsid w:val="002F6481"/>
    <w:rsid w:val="002F6487"/>
    <w:rsid w:val="002F676C"/>
    <w:rsid w:val="002F6B78"/>
    <w:rsid w:val="002F708C"/>
    <w:rsid w:val="002F7964"/>
    <w:rsid w:val="003004B8"/>
    <w:rsid w:val="0030180B"/>
    <w:rsid w:val="00301F6B"/>
    <w:rsid w:val="00302D4B"/>
    <w:rsid w:val="00304AEB"/>
    <w:rsid w:val="0030517D"/>
    <w:rsid w:val="0031371E"/>
    <w:rsid w:val="003144D6"/>
    <w:rsid w:val="0031608E"/>
    <w:rsid w:val="00317DCE"/>
    <w:rsid w:val="00317E8C"/>
    <w:rsid w:val="003200A5"/>
    <w:rsid w:val="003219E8"/>
    <w:rsid w:val="00321D4F"/>
    <w:rsid w:val="00323188"/>
    <w:rsid w:val="00323741"/>
    <w:rsid w:val="003238A3"/>
    <w:rsid w:val="00323FB3"/>
    <w:rsid w:val="003255FD"/>
    <w:rsid w:val="003258C9"/>
    <w:rsid w:val="00327DAB"/>
    <w:rsid w:val="00330296"/>
    <w:rsid w:val="003322D3"/>
    <w:rsid w:val="00332342"/>
    <w:rsid w:val="003325D2"/>
    <w:rsid w:val="0033290C"/>
    <w:rsid w:val="00332E24"/>
    <w:rsid w:val="00333D6B"/>
    <w:rsid w:val="00336521"/>
    <w:rsid w:val="00337484"/>
    <w:rsid w:val="00340314"/>
    <w:rsid w:val="003410E8"/>
    <w:rsid w:val="003418E9"/>
    <w:rsid w:val="00341F5D"/>
    <w:rsid w:val="00342768"/>
    <w:rsid w:val="003433A7"/>
    <w:rsid w:val="00344394"/>
    <w:rsid w:val="00345A75"/>
    <w:rsid w:val="00345B18"/>
    <w:rsid w:val="003468AC"/>
    <w:rsid w:val="00346D08"/>
    <w:rsid w:val="00347337"/>
    <w:rsid w:val="00347473"/>
    <w:rsid w:val="00347A8E"/>
    <w:rsid w:val="0035025E"/>
    <w:rsid w:val="00351383"/>
    <w:rsid w:val="00351A10"/>
    <w:rsid w:val="003545C0"/>
    <w:rsid w:val="00355AB8"/>
    <w:rsid w:val="00355D4F"/>
    <w:rsid w:val="00361602"/>
    <w:rsid w:val="003625AC"/>
    <w:rsid w:val="00363B7E"/>
    <w:rsid w:val="00365054"/>
    <w:rsid w:val="003659BC"/>
    <w:rsid w:val="0036605B"/>
    <w:rsid w:val="00366E22"/>
    <w:rsid w:val="003706E2"/>
    <w:rsid w:val="00371542"/>
    <w:rsid w:val="00372288"/>
    <w:rsid w:val="0037325C"/>
    <w:rsid w:val="0037357E"/>
    <w:rsid w:val="0037406B"/>
    <w:rsid w:val="00374D18"/>
    <w:rsid w:val="00376064"/>
    <w:rsid w:val="003762BD"/>
    <w:rsid w:val="00377BA0"/>
    <w:rsid w:val="00377E08"/>
    <w:rsid w:val="00380092"/>
    <w:rsid w:val="0038120E"/>
    <w:rsid w:val="003818ED"/>
    <w:rsid w:val="003827D1"/>
    <w:rsid w:val="003832FF"/>
    <w:rsid w:val="003842FF"/>
    <w:rsid w:val="003852BC"/>
    <w:rsid w:val="00385675"/>
    <w:rsid w:val="003860B1"/>
    <w:rsid w:val="00387D17"/>
    <w:rsid w:val="00391DD2"/>
    <w:rsid w:val="0039231B"/>
    <w:rsid w:val="00392AFE"/>
    <w:rsid w:val="00393419"/>
    <w:rsid w:val="003935E9"/>
    <w:rsid w:val="0039440E"/>
    <w:rsid w:val="00394CEB"/>
    <w:rsid w:val="00395B99"/>
    <w:rsid w:val="00396774"/>
    <w:rsid w:val="00396C66"/>
    <w:rsid w:val="003971DB"/>
    <w:rsid w:val="0039788F"/>
    <w:rsid w:val="003A115A"/>
    <w:rsid w:val="003A14ED"/>
    <w:rsid w:val="003A1E67"/>
    <w:rsid w:val="003A5DB0"/>
    <w:rsid w:val="003A731F"/>
    <w:rsid w:val="003B104E"/>
    <w:rsid w:val="003B177B"/>
    <w:rsid w:val="003B1954"/>
    <w:rsid w:val="003B307C"/>
    <w:rsid w:val="003B330E"/>
    <w:rsid w:val="003B4CFB"/>
    <w:rsid w:val="003B5618"/>
    <w:rsid w:val="003B5D29"/>
    <w:rsid w:val="003B5F83"/>
    <w:rsid w:val="003B6421"/>
    <w:rsid w:val="003B6DD2"/>
    <w:rsid w:val="003B6F1F"/>
    <w:rsid w:val="003B7007"/>
    <w:rsid w:val="003B7244"/>
    <w:rsid w:val="003B774D"/>
    <w:rsid w:val="003B7D72"/>
    <w:rsid w:val="003B7E72"/>
    <w:rsid w:val="003C2FDC"/>
    <w:rsid w:val="003C3931"/>
    <w:rsid w:val="003C3EA6"/>
    <w:rsid w:val="003C4701"/>
    <w:rsid w:val="003C5959"/>
    <w:rsid w:val="003C6C1F"/>
    <w:rsid w:val="003C7B77"/>
    <w:rsid w:val="003C7D55"/>
    <w:rsid w:val="003D0050"/>
    <w:rsid w:val="003D3444"/>
    <w:rsid w:val="003D3C59"/>
    <w:rsid w:val="003D3D1E"/>
    <w:rsid w:val="003D4160"/>
    <w:rsid w:val="003D507B"/>
    <w:rsid w:val="003D5A62"/>
    <w:rsid w:val="003D6016"/>
    <w:rsid w:val="003D6758"/>
    <w:rsid w:val="003D6A57"/>
    <w:rsid w:val="003D7632"/>
    <w:rsid w:val="003E0B31"/>
    <w:rsid w:val="003E0E25"/>
    <w:rsid w:val="003E115C"/>
    <w:rsid w:val="003E2450"/>
    <w:rsid w:val="003E2AF5"/>
    <w:rsid w:val="003E3517"/>
    <w:rsid w:val="003E4E1B"/>
    <w:rsid w:val="003E5A46"/>
    <w:rsid w:val="003E5B74"/>
    <w:rsid w:val="003E68B7"/>
    <w:rsid w:val="003E6F1D"/>
    <w:rsid w:val="003E7144"/>
    <w:rsid w:val="003E7A72"/>
    <w:rsid w:val="003F1A36"/>
    <w:rsid w:val="003F24D8"/>
    <w:rsid w:val="003F281D"/>
    <w:rsid w:val="003F2B2A"/>
    <w:rsid w:val="003F39C3"/>
    <w:rsid w:val="003F50D4"/>
    <w:rsid w:val="003F561C"/>
    <w:rsid w:val="003F5A74"/>
    <w:rsid w:val="003F6DA0"/>
    <w:rsid w:val="003F6DAA"/>
    <w:rsid w:val="003F7EC9"/>
    <w:rsid w:val="00400CEB"/>
    <w:rsid w:val="00400D91"/>
    <w:rsid w:val="00401B6C"/>
    <w:rsid w:val="00401CE7"/>
    <w:rsid w:val="00402F3D"/>
    <w:rsid w:val="004035F4"/>
    <w:rsid w:val="00406855"/>
    <w:rsid w:val="0040698F"/>
    <w:rsid w:val="00407BF5"/>
    <w:rsid w:val="00407D9C"/>
    <w:rsid w:val="00407E21"/>
    <w:rsid w:val="004105B4"/>
    <w:rsid w:val="00410B89"/>
    <w:rsid w:val="00410E6C"/>
    <w:rsid w:val="004140B6"/>
    <w:rsid w:val="0041460F"/>
    <w:rsid w:val="00415B1B"/>
    <w:rsid w:val="0041641F"/>
    <w:rsid w:val="00416A67"/>
    <w:rsid w:val="0041725E"/>
    <w:rsid w:val="0041790E"/>
    <w:rsid w:val="00417C89"/>
    <w:rsid w:val="004208F2"/>
    <w:rsid w:val="00421504"/>
    <w:rsid w:val="004235A2"/>
    <w:rsid w:val="00430A0A"/>
    <w:rsid w:val="00430ACB"/>
    <w:rsid w:val="00430E26"/>
    <w:rsid w:val="00431079"/>
    <w:rsid w:val="00434AD0"/>
    <w:rsid w:val="00437571"/>
    <w:rsid w:val="0043775C"/>
    <w:rsid w:val="00437C3D"/>
    <w:rsid w:val="00440268"/>
    <w:rsid w:val="00440363"/>
    <w:rsid w:val="004418A0"/>
    <w:rsid w:val="00441AB1"/>
    <w:rsid w:val="00441BA3"/>
    <w:rsid w:val="0044259B"/>
    <w:rsid w:val="0044265F"/>
    <w:rsid w:val="00442A4C"/>
    <w:rsid w:val="00442B76"/>
    <w:rsid w:val="00442D94"/>
    <w:rsid w:val="0044315D"/>
    <w:rsid w:val="00443386"/>
    <w:rsid w:val="0044373C"/>
    <w:rsid w:val="00443A83"/>
    <w:rsid w:val="00443C01"/>
    <w:rsid w:val="00444AE7"/>
    <w:rsid w:val="00444F59"/>
    <w:rsid w:val="00445574"/>
    <w:rsid w:val="00445F0C"/>
    <w:rsid w:val="00447728"/>
    <w:rsid w:val="004505BD"/>
    <w:rsid w:val="00450B06"/>
    <w:rsid w:val="004517E6"/>
    <w:rsid w:val="004520B8"/>
    <w:rsid w:val="00453A68"/>
    <w:rsid w:val="00454518"/>
    <w:rsid w:val="00455FE9"/>
    <w:rsid w:val="00457AD2"/>
    <w:rsid w:val="0046036F"/>
    <w:rsid w:val="004604EC"/>
    <w:rsid w:val="004609AA"/>
    <w:rsid w:val="00460D36"/>
    <w:rsid w:val="00462591"/>
    <w:rsid w:val="0046278A"/>
    <w:rsid w:val="004644EB"/>
    <w:rsid w:val="00464A46"/>
    <w:rsid w:val="004655B3"/>
    <w:rsid w:val="0046636E"/>
    <w:rsid w:val="00466B1A"/>
    <w:rsid w:val="00470378"/>
    <w:rsid w:val="00470A28"/>
    <w:rsid w:val="00470BC1"/>
    <w:rsid w:val="00470D13"/>
    <w:rsid w:val="00471A29"/>
    <w:rsid w:val="00472D81"/>
    <w:rsid w:val="00472E28"/>
    <w:rsid w:val="004740B8"/>
    <w:rsid w:val="00476A68"/>
    <w:rsid w:val="00476C88"/>
    <w:rsid w:val="00477C9E"/>
    <w:rsid w:val="004808AB"/>
    <w:rsid w:val="00481C11"/>
    <w:rsid w:val="00482CB9"/>
    <w:rsid w:val="00485573"/>
    <w:rsid w:val="004856F6"/>
    <w:rsid w:val="004858DB"/>
    <w:rsid w:val="004864DA"/>
    <w:rsid w:val="00486814"/>
    <w:rsid w:val="00486DCD"/>
    <w:rsid w:val="00486F65"/>
    <w:rsid w:val="0049020A"/>
    <w:rsid w:val="00490233"/>
    <w:rsid w:val="00490FB0"/>
    <w:rsid w:val="00491317"/>
    <w:rsid w:val="004921AE"/>
    <w:rsid w:val="00492362"/>
    <w:rsid w:val="0049300E"/>
    <w:rsid w:val="004948C0"/>
    <w:rsid w:val="004949F5"/>
    <w:rsid w:val="00497E3E"/>
    <w:rsid w:val="004A0986"/>
    <w:rsid w:val="004A09EB"/>
    <w:rsid w:val="004A0EF7"/>
    <w:rsid w:val="004A1C6A"/>
    <w:rsid w:val="004A2194"/>
    <w:rsid w:val="004A35B4"/>
    <w:rsid w:val="004A3D1E"/>
    <w:rsid w:val="004A4DE8"/>
    <w:rsid w:val="004A5A92"/>
    <w:rsid w:val="004A5DFE"/>
    <w:rsid w:val="004A6DFC"/>
    <w:rsid w:val="004A6ED5"/>
    <w:rsid w:val="004B025B"/>
    <w:rsid w:val="004B1212"/>
    <w:rsid w:val="004B1A12"/>
    <w:rsid w:val="004B2522"/>
    <w:rsid w:val="004B2F8E"/>
    <w:rsid w:val="004B533B"/>
    <w:rsid w:val="004B53E6"/>
    <w:rsid w:val="004B6089"/>
    <w:rsid w:val="004B63D5"/>
    <w:rsid w:val="004B6975"/>
    <w:rsid w:val="004B6B22"/>
    <w:rsid w:val="004B6D63"/>
    <w:rsid w:val="004C0B14"/>
    <w:rsid w:val="004C0C57"/>
    <w:rsid w:val="004C2D17"/>
    <w:rsid w:val="004C32C3"/>
    <w:rsid w:val="004C354D"/>
    <w:rsid w:val="004C4E98"/>
    <w:rsid w:val="004C5985"/>
    <w:rsid w:val="004C5DF6"/>
    <w:rsid w:val="004C6117"/>
    <w:rsid w:val="004C6DAA"/>
    <w:rsid w:val="004C7266"/>
    <w:rsid w:val="004C7BCD"/>
    <w:rsid w:val="004C7D15"/>
    <w:rsid w:val="004D04AD"/>
    <w:rsid w:val="004D2B0E"/>
    <w:rsid w:val="004D468A"/>
    <w:rsid w:val="004D4F3D"/>
    <w:rsid w:val="004D573B"/>
    <w:rsid w:val="004D6BA8"/>
    <w:rsid w:val="004D7057"/>
    <w:rsid w:val="004D76A1"/>
    <w:rsid w:val="004D76D9"/>
    <w:rsid w:val="004E0257"/>
    <w:rsid w:val="004E15D5"/>
    <w:rsid w:val="004E1C1F"/>
    <w:rsid w:val="004E356D"/>
    <w:rsid w:val="004E4279"/>
    <w:rsid w:val="004E4673"/>
    <w:rsid w:val="004E4A0C"/>
    <w:rsid w:val="004E4A36"/>
    <w:rsid w:val="004E5A4D"/>
    <w:rsid w:val="004E7ED2"/>
    <w:rsid w:val="004E7EF8"/>
    <w:rsid w:val="004F00E4"/>
    <w:rsid w:val="004F0736"/>
    <w:rsid w:val="004F1A87"/>
    <w:rsid w:val="004F2CE0"/>
    <w:rsid w:val="004F3124"/>
    <w:rsid w:val="004F57FF"/>
    <w:rsid w:val="004F5A9A"/>
    <w:rsid w:val="004F5F99"/>
    <w:rsid w:val="004F65D6"/>
    <w:rsid w:val="00501897"/>
    <w:rsid w:val="005021D9"/>
    <w:rsid w:val="005046B4"/>
    <w:rsid w:val="00505A53"/>
    <w:rsid w:val="00505ACD"/>
    <w:rsid w:val="00505F8A"/>
    <w:rsid w:val="00506B56"/>
    <w:rsid w:val="00511C96"/>
    <w:rsid w:val="005124DF"/>
    <w:rsid w:val="00512DBF"/>
    <w:rsid w:val="00513110"/>
    <w:rsid w:val="00514248"/>
    <w:rsid w:val="005146CE"/>
    <w:rsid w:val="00515F18"/>
    <w:rsid w:val="00516216"/>
    <w:rsid w:val="00517056"/>
    <w:rsid w:val="005200C8"/>
    <w:rsid w:val="00521220"/>
    <w:rsid w:val="0052148D"/>
    <w:rsid w:val="0052563A"/>
    <w:rsid w:val="00525A80"/>
    <w:rsid w:val="00526DA0"/>
    <w:rsid w:val="005275C9"/>
    <w:rsid w:val="00527DE0"/>
    <w:rsid w:val="005301B7"/>
    <w:rsid w:val="00530480"/>
    <w:rsid w:val="00532E38"/>
    <w:rsid w:val="00533169"/>
    <w:rsid w:val="0053374A"/>
    <w:rsid w:val="00533B45"/>
    <w:rsid w:val="00534541"/>
    <w:rsid w:val="00534D6A"/>
    <w:rsid w:val="0053594E"/>
    <w:rsid w:val="00536BD9"/>
    <w:rsid w:val="005371F6"/>
    <w:rsid w:val="00537AD7"/>
    <w:rsid w:val="00537E32"/>
    <w:rsid w:val="00541D3D"/>
    <w:rsid w:val="0054227F"/>
    <w:rsid w:val="00542957"/>
    <w:rsid w:val="00542CA4"/>
    <w:rsid w:val="0054376E"/>
    <w:rsid w:val="0054406E"/>
    <w:rsid w:val="00545810"/>
    <w:rsid w:val="00550050"/>
    <w:rsid w:val="005545F5"/>
    <w:rsid w:val="005546C0"/>
    <w:rsid w:val="0055609C"/>
    <w:rsid w:val="00560C9E"/>
    <w:rsid w:val="00564069"/>
    <w:rsid w:val="00564956"/>
    <w:rsid w:val="00565301"/>
    <w:rsid w:val="00567A4B"/>
    <w:rsid w:val="005712A6"/>
    <w:rsid w:val="005719CC"/>
    <w:rsid w:val="005733F3"/>
    <w:rsid w:val="0057392A"/>
    <w:rsid w:val="00574086"/>
    <w:rsid w:val="005757C8"/>
    <w:rsid w:val="00575B27"/>
    <w:rsid w:val="00575D87"/>
    <w:rsid w:val="00576324"/>
    <w:rsid w:val="00576351"/>
    <w:rsid w:val="00576492"/>
    <w:rsid w:val="00577ED0"/>
    <w:rsid w:val="005821D1"/>
    <w:rsid w:val="0058255E"/>
    <w:rsid w:val="005833E2"/>
    <w:rsid w:val="00583750"/>
    <w:rsid w:val="005841DD"/>
    <w:rsid w:val="005844DE"/>
    <w:rsid w:val="005849F0"/>
    <w:rsid w:val="00585515"/>
    <w:rsid w:val="00587219"/>
    <w:rsid w:val="0058773F"/>
    <w:rsid w:val="00590BAD"/>
    <w:rsid w:val="00592D49"/>
    <w:rsid w:val="00593A49"/>
    <w:rsid w:val="00594D98"/>
    <w:rsid w:val="005958B4"/>
    <w:rsid w:val="00595D12"/>
    <w:rsid w:val="00597882"/>
    <w:rsid w:val="005A0DA9"/>
    <w:rsid w:val="005A1E8C"/>
    <w:rsid w:val="005A3098"/>
    <w:rsid w:val="005A3697"/>
    <w:rsid w:val="005A3868"/>
    <w:rsid w:val="005A3983"/>
    <w:rsid w:val="005A3F4C"/>
    <w:rsid w:val="005A401D"/>
    <w:rsid w:val="005A4A40"/>
    <w:rsid w:val="005A4D53"/>
    <w:rsid w:val="005A58F7"/>
    <w:rsid w:val="005A5BB1"/>
    <w:rsid w:val="005A6800"/>
    <w:rsid w:val="005B0555"/>
    <w:rsid w:val="005B0A8C"/>
    <w:rsid w:val="005B1424"/>
    <w:rsid w:val="005B163B"/>
    <w:rsid w:val="005B29F0"/>
    <w:rsid w:val="005B36A6"/>
    <w:rsid w:val="005B62D8"/>
    <w:rsid w:val="005B6687"/>
    <w:rsid w:val="005B7613"/>
    <w:rsid w:val="005B79D3"/>
    <w:rsid w:val="005C046C"/>
    <w:rsid w:val="005C0646"/>
    <w:rsid w:val="005C3691"/>
    <w:rsid w:val="005C68C7"/>
    <w:rsid w:val="005C6ABE"/>
    <w:rsid w:val="005C6DB1"/>
    <w:rsid w:val="005C6EB7"/>
    <w:rsid w:val="005C71FC"/>
    <w:rsid w:val="005C7AE3"/>
    <w:rsid w:val="005C7D81"/>
    <w:rsid w:val="005D097E"/>
    <w:rsid w:val="005D0B61"/>
    <w:rsid w:val="005D18F3"/>
    <w:rsid w:val="005D20E5"/>
    <w:rsid w:val="005D2DD2"/>
    <w:rsid w:val="005D34C4"/>
    <w:rsid w:val="005D3E45"/>
    <w:rsid w:val="005D48EE"/>
    <w:rsid w:val="005D499C"/>
    <w:rsid w:val="005D4A3C"/>
    <w:rsid w:val="005D57FE"/>
    <w:rsid w:val="005D59E3"/>
    <w:rsid w:val="005D6992"/>
    <w:rsid w:val="005D6B57"/>
    <w:rsid w:val="005D6F05"/>
    <w:rsid w:val="005D74FB"/>
    <w:rsid w:val="005D7DAD"/>
    <w:rsid w:val="005E0B08"/>
    <w:rsid w:val="005E1081"/>
    <w:rsid w:val="005E1C31"/>
    <w:rsid w:val="005E1DCE"/>
    <w:rsid w:val="005E2CCF"/>
    <w:rsid w:val="005E30ED"/>
    <w:rsid w:val="005E40F3"/>
    <w:rsid w:val="005E4722"/>
    <w:rsid w:val="005E6119"/>
    <w:rsid w:val="005E6611"/>
    <w:rsid w:val="005E6971"/>
    <w:rsid w:val="005E7DD6"/>
    <w:rsid w:val="005F0659"/>
    <w:rsid w:val="005F069E"/>
    <w:rsid w:val="005F0813"/>
    <w:rsid w:val="005F1259"/>
    <w:rsid w:val="005F13D1"/>
    <w:rsid w:val="005F1CF0"/>
    <w:rsid w:val="005F3970"/>
    <w:rsid w:val="005F40E8"/>
    <w:rsid w:val="005F5566"/>
    <w:rsid w:val="005F6C75"/>
    <w:rsid w:val="005F7597"/>
    <w:rsid w:val="00600B66"/>
    <w:rsid w:val="006015ED"/>
    <w:rsid w:val="00601CFE"/>
    <w:rsid w:val="00601DAE"/>
    <w:rsid w:val="00601DD8"/>
    <w:rsid w:val="00602D28"/>
    <w:rsid w:val="0060421F"/>
    <w:rsid w:val="00604607"/>
    <w:rsid w:val="006078D7"/>
    <w:rsid w:val="00607D53"/>
    <w:rsid w:val="0061090B"/>
    <w:rsid w:val="00610B39"/>
    <w:rsid w:val="00610D9B"/>
    <w:rsid w:val="00612218"/>
    <w:rsid w:val="00613604"/>
    <w:rsid w:val="00614A47"/>
    <w:rsid w:val="00615BAB"/>
    <w:rsid w:val="00615EF7"/>
    <w:rsid w:val="006160BB"/>
    <w:rsid w:val="00616272"/>
    <w:rsid w:val="00617754"/>
    <w:rsid w:val="006222A4"/>
    <w:rsid w:val="006231A6"/>
    <w:rsid w:val="00623DDB"/>
    <w:rsid w:val="00623E4C"/>
    <w:rsid w:val="006246A9"/>
    <w:rsid w:val="006246FB"/>
    <w:rsid w:val="00624E4E"/>
    <w:rsid w:val="00625019"/>
    <w:rsid w:val="006267CC"/>
    <w:rsid w:val="0062727B"/>
    <w:rsid w:val="006276AC"/>
    <w:rsid w:val="006307EC"/>
    <w:rsid w:val="00630A0B"/>
    <w:rsid w:val="00630D94"/>
    <w:rsid w:val="00633A7F"/>
    <w:rsid w:val="00633D2B"/>
    <w:rsid w:val="00634239"/>
    <w:rsid w:val="00634567"/>
    <w:rsid w:val="00634B51"/>
    <w:rsid w:val="0063585A"/>
    <w:rsid w:val="00635C79"/>
    <w:rsid w:val="0063619B"/>
    <w:rsid w:val="006367D5"/>
    <w:rsid w:val="006401D3"/>
    <w:rsid w:val="006411DD"/>
    <w:rsid w:val="00641BDA"/>
    <w:rsid w:val="0064284D"/>
    <w:rsid w:val="00642971"/>
    <w:rsid w:val="0064364C"/>
    <w:rsid w:val="0064560E"/>
    <w:rsid w:val="00646536"/>
    <w:rsid w:val="0064687C"/>
    <w:rsid w:val="00647ED5"/>
    <w:rsid w:val="00651FA9"/>
    <w:rsid w:val="00653767"/>
    <w:rsid w:val="00655CFD"/>
    <w:rsid w:val="00656E01"/>
    <w:rsid w:val="0065765A"/>
    <w:rsid w:val="00660476"/>
    <w:rsid w:val="00660712"/>
    <w:rsid w:val="006607F3"/>
    <w:rsid w:val="00660FE5"/>
    <w:rsid w:val="0066124B"/>
    <w:rsid w:val="00661294"/>
    <w:rsid w:val="0066148D"/>
    <w:rsid w:val="00661518"/>
    <w:rsid w:val="00661BF1"/>
    <w:rsid w:val="00661ED6"/>
    <w:rsid w:val="00662F31"/>
    <w:rsid w:val="0066353F"/>
    <w:rsid w:val="00665337"/>
    <w:rsid w:val="00666F55"/>
    <w:rsid w:val="006670B0"/>
    <w:rsid w:val="006675E5"/>
    <w:rsid w:val="00670491"/>
    <w:rsid w:val="00670AA9"/>
    <w:rsid w:val="00671FAF"/>
    <w:rsid w:val="00672469"/>
    <w:rsid w:val="0067258A"/>
    <w:rsid w:val="0067334A"/>
    <w:rsid w:val="00674461"/>
    <w:rsid w:val="0067457F"/>
    <w:rsid w:val="006746FD"/>
    <w:rsid w:val="00674F30"/>
    <w:rsid w:val="00674FD1"/>
    <w:rsid w:val="00677237"/>
    <w:rsid w:val="00681D41"/>
    <w:rsid w:val="00681E42"/>
    <w:rsid w:val="00682B91"/>
    <w:rsid w:val="006834C0"/>
    <w:rsid w:val="00683B5A"/>
    <w:rsid w:val="00684BB4"/>
    <w:rsid w:val="00684F6C"/>
    <w:rsid w:val="006853D6"/>
    <w:rsid w:val="006909F3"/>
    <w:rsid w:val="00690C9B"/>
    <w:rsid w:val="006924EA"/>
    <w:rsid w:val="0069347C"/>
    <w:rsid w:val="0069360C"/>
    <w:rsid w:val="00694486"/>
    <w:rsid w:val="006944A5"/>
    <w:rsid w:val="0069468A"/>
    <w:rsid w:val="006955AA"/>
    <w:rsid w:val="0069599F"/>
    <w:rsid w:val="0069778E"/>
    <w:rsid w:val="006A2166"/>
    <w:rsid w:val="006A277D"/>
    <w:rsid w:val="006A2D05"/>
    <w:rsid w:val="006A7B31"/>
    <w:rsid w:val="006B0246"/>
    <w:rsid w:val="006B03FF"/>
    <w:rsid w:val="006B088A"/>
    <w:rsid w:val="006B0F67"/>
    <w:rsid w:val="006B14C6"/>
    <w:rsid w:val="006B1712"/>
    <w:rsid w:val="006B1E2D"/>
    <w:rsid w:val="006B3637"/>
    <w:rsid w:val="006B3B0D"/>
    <w:rsid w:val="006B4D89"/>
    <w:rsid w:val="006B50D7"/>
    <w:rsid w:val="006B6AB8"/>
    <w:rsid w:val="006B6D8E"/>
    <w:rsid w:val="006C06A6"/>
    <w:rsid w:val="006C0AD9"/>
    <w:rsid w:val="006C11E5"/>
    <w:rsid w:val="006C1E0C"/>
    <w:rsid w:val="006C2828"/>
    <w:rsid w:val="006C3059"/>
    <w:rsid w:val="006C3534"/>
    <w:rsid w:val="006C36E5"/>
    <w:rsid w:val="006C3E73"/>
    <w:rsid w:val="006C438B"/>
    <w:rsid w:val="006C4C08"/>
    <w:rsid w:val="006C6802"/>
    <w:rsid w:val="006C6C6B"/>
    <w:rsid w:val="006C756E"/>
    <w:rsid w:val="006C7D70"/>
    <w:rsid w:val="006D0983"/>
    <w:rsid w:val="006D237E"/>
    <w:rsid w:val="006D3159"/>
    <w:rsid w:val="006D3C4A"/>
    <w:rsid w:val="006D44A2"/>
    <w:rsid w:val="006D45E7"/>
    <w:rsid w:val="006D5F1A"/>
    <w:rsid w:val="006D6898"/>
    <w:rsid w:val="006E01EE"/>
    <w:rsid w:val="006E08CC"/>
    <w:rsid w:val="006E20F2"/>
    <w:rsid w:val="006E395F"/>
    <w:rsid w:val="006E4061"/>
    <w:rsid w:val="006E49A6"/>
    <w:rsid w:val="006E4DB4"/>
    <w:rsid w:val="006E668F"/>
    <w:rsid w:val="006E6A8E"/>
    <w:rsid w:val="006E7324"/>
    <w:rsid w:val="006F06F1"/>
    <w:rsid w:val="006F1450"/>
    <w:rsid w:val="006F242B"/>
    <w:rsid w:val="006F34B3"/>
    <w:rsid w:val="006F371C"/>
    <w:rsid w:val="006F4D97"/>
    <w:rsid w:val="006F53B7"/>
    <w:rsid w:val="006F5AA4"/>
    <w:rsid w:val="006F66B8"/>
    <w:rsid w:val="006F6885"/>
    <w:rsid w:val="006F6FD9"/>
    <w:rsid w:val="006F7470"/>
    <w:rsid w:val="006F7701"/>
    <w:rsid w:val="00701C96"/>
    <w:rsid w:val="007026FB"/>
    <w:rsid w:val="00702D69"/>
    <w:rsid w:val="00702DD9"/>
    <w:rsid w:val="00711C4A"/>
    <w:rsid w:val="00712576"/>
    <w:rsid w:val="007125CC"/>
    <w:rsid w:val="007131FF"/>
    <w:rsid w:val="0071663E"/>
    <w:rsid w:val="00716F95"/>
    <w:rsid w:val="007201A4"/>
    <w:rsid w:val="007209C0"/>
    <w:rsid w:val="007231A3"/>
    <w:rsid w:val="0072389B"/>
    <w:rsid w:val="007266E3"/>
    <w:rsid w:val="007275A7"/>
    <w:rsid w:val="00727841"/>
    <w:rsid w:val="007310FD"/>
    <w:rsid w:val="007344E8"/>
    <w:rsid w:val="00734D94"/>
    <w:rsid w:val="00734DE6"/>
    <w:rsid w:val="00735166"/>
    <w:rsid w:val="007357D6"/>
    <w:rsid w:val="00735EE8"/>
    <w:rsid w:val="00737374"/>
    <w:rsid w:val="0074098F"/>
    <w:rsid w:val="00740F16"/>
    <w:rsid w:val="0074334E"/>
    <w:rsid w:val="0074389D"/>
    <w:rsid w:val="007440D5"/>
    <w:rsid w:val="007443E9"/>
    <w:rsid w:val="00745CE4"/>
    <w:rsid w:val="00746A11"/>
    <w:rsid w:val="007472AC"/>
    <w:rsid w:val="00750975"/>
    <w:rsid w:val="007511D2"/>
    <w:rsid w:val="00751AF0"/>
    <w:rsid w:val="007521A4"/>
    <w:rsid w:val="00752B55"/>
    <w:rsid w:val="00753127"/>
    <w:rsid w:val="00755349"/>
    <w:rsid w:val="00755BC9"/>
    <w:rsid w:val="007566BE"/>
    <w:rsid w:val="00756B86"/>
    <w:rsid w:val="00757ABC"/>
    <w:rsid w:val="00757B42"/>
    <w:rsid w:val="007606BF"/>
    <w:rsid w:val="00762DDE"/>
    <w:rsid w:val="0076353C"/>
    <w:rsid w:val="00763A3D"/>
    <w:rsid w:val="00763B61"/>
    <w:rsid w:val="00764EBF"/>
    <w:rsid w:val="00766A85"/>
    <w:rsid w:val="00766CE0"/>
    <w:rsid w:val="00770A64"/>
    <w:rsid w:val="007717AE"/>
    <w:rsid w:val="00771F88"/>
    <w:rsid w:val="0077277F"/>
    <w:rsid w:val="00773F3F"/>
    <w:rsid w:val="007760E4"/>
    <w:rsid w:val="00776D47"/>
    <w:rsid w:val="007771DC"/>
    <w:rsid w:val="007806F4"/>
    <w:rsid w:val="00780A94"/>
    <w:rsid w:val="007812A6"/>
    <w:rsid w:val="00781861"/>
    <w:rsid w:val="0078612E"/>
    <w:rsid w:val="007907D3"/>
    <w:rsid w:val="00790EF8"/>
    <w:rsid w:val="00791593"/>
    <w:rsid w:val="00792466"/>
    <w:rsid w:val="00792DDD"/>
    <w:rsid w:val="00793ECB"/>
    <w:rsid w:val="0079653D"/>
    <w:rsid w:val="00796E29"/>
    <w:rsid w:val="007A0A97"/>
    <w:rsid w:val="007A1C31"/>
    <w:rsid w:val="007A1FA0"/>
    <w:rsid w:val="007A24B1"/>
    <w:rsid w:val="007A2B42"/>
    <w:rsid w:val="007A7BDD"/>
    <w:rsid w:val="007B11AB"/>
    <w:rsid w:val="007B190D"/>
    <w:rsid w:val="007B327B"/>
    <w:rsid w:val="007B3706"/>
    <w:rsid w:val="007B4ACB"/>
    <w:rsid w:val="007B5716"/>
    <w:rsid w:val="007B5E6D"/>
    <w:rsid w:val="007B5E84"/>
    <w:rsid w:val="007B7132"/>
    <w:rsid w:val="007B7F4D"/>
    <w:rsid w:val="007C0BFE"/>
    <w:rsid w:val="007C13E8"/>
    <w:rsid w:val="007C2AE5"/>
    <w:rsid w:val="007C2D37"/>
    <w:rsid w:val="007C3002"/>
    <w:rsid w:val="007C3950"/>
    <w:rsid w:val="007C3ECB"/>
    <w:rsid w:val="007C5FBA"/>
    <w:rsid w:val="007C6BA3"/>
    <w:rsid w:val="007C75A1"/>
    <w:rsid w:val="007D21B9"/>
    <w:rsid w:val="007D24D9"/>
    <w:rsid w:val="007D3A49"/>
    <w:rsid w:val="007D3D48"/>
    <w:rsid w:val="007D5253"/>
    <w:rsid w:val="007D6D1E"/>
    <w:rsid w:val="007D7139"/>
    <w:rsid w:val="007D74E9"/>
    <w:rsid w:val="007E0591"/>
    <w:rsid w:val="007E086E"/>
    <w:rsid w:val="007E2011"/>
    <w:rsid w:val="007E238D"/>
    <w:rsid w:val="007E29C5"/>
    <w:rsid w:val="007E2E98"/>
    <w:rsid w:val="007E3466"/>
    <w:rsid w:val="007E4149"/>
    <w:rsid w:val="007E49E8"/>
    <w:rsid w:val="007E67A2"/>
    <w:rsid w:val="007E70E7"/>
    <w:rsid w:val="007E71DE"/>
    <w:rsid w:val="007E771E"/>
    <w:rsid w:val="007F10C1"/>
    <w:rsid w:val="007F1C44"/>
    <w:rsid w:val="007F2394"/>
    <w:rsid w:val="007F2FF6"/>
    <w:rsid w:val="007F3AA8"/>
    <w:rsid w:val="007F4B28"/>
    <w:rsid w:val="007F5142"/>
    <w:rsid w:val="007F6749"/>
    <w:rsid w:val="007F7733"/>
    <w:rsid w:val="007F7A39"/>
    <w:rsid w:val="0080057D"/>
    <w:rsid w:val="00800D89"/>
    <w:rsid w:val="008022F9"/>
    <w:rsid w:val="0080293B"/>
    <w:rsid w:val="00803256"/>
    <w:rsid w:val="00803A4D"/>
    <w:rsid w:val="00804041"/>
    <w:rsid w:val="0080474E"/>
    <w:rsid w:val="00804B58"/>
    <w:rsid w:val="008056E4"/>
    <w:rsid w:val="008068E6"/>
    <w:rsid w:val="00811DC8"/>
    <w:rsid w:val="00816841"/>
    <w:rsid w:val="00821632"/>
    <w:rsid w:val="00821F22"/>
    <w:rsid w:val="008223F9"/>
    <w:rsid w:val="00822798"/>
    <w:rsid w:val="008230B1"/>
    <w:rsid w:val="00824AF1"/>
    <w:rsid w:val="00824FED"/>
    <w:rsid w:val="00825103"/>
    <w:rsid w:val="00827833"/>
    <w:rsid w:val="008313B4"/>
    <w:rsid w:val="00831460"/>
    <w:rsid w:val="008316AE"/>
    <w:rsid w:val="00835EDD"/>
    <w:rsid w:val="0083624D"/>
    <w:rsid w:val="00837033"/>
    <w:rsid w:val="008373C8"/>
    <w:rsid w:val="008411DF"/>
    <w:rsid w:val="0084184F"/>
    <w:rsid w:val="00841DFC"/>
    <w:rsid w:val="00842238"/>
    <w:rsid w:val="008427AA"/>
    <w:rsid w:val="00842BB2"/>
    <w:rsid w:val="008436A1"/>
    <w:rsid w:val="0084394D"/>
    <w:rsid w:val="00844B4D"/>
    <w:rsid w:val="0084531E"/>
    <w:rsid w:val="00845706"/>
    <w:rsid w:val="00846D15"/>
    <w:rsid w:val="00847C04"/>
    <w:rsid w:val="00850BCA"/>
    <w:rsid w:val="008516E3"/>
    <w:rsid w:val="008518B0"/>
    <w:rsid w:val="00851D6D"/>
    <w:rsid w:val="0085293D"/>
    <w:rsid w:val="00852D6D"/>
    <w:rsid w:val="00853DA0"/>
    <w:rsid w:val="00854FC5"/>
    <w:rsid w:val="00860E34"/>
    <w:rsid w:val="00861323"/>
    <w:rsid w:val="00861374"/>
    <w:rsid w:val="00861CE2"/>
    <w:rsid w:val="00862F8A"/>
    <w:rsid w:val="00863233"/>
    <w:rsid w:val="00863512"/>
    <w:rsid w:val="00866558"/>
    <w:rsid w:val="00866B48"/>
    <w:rsid w:val="00872D80"/>
    <w:rsid w:val="00874156"/>
    <w:rsid w:val="008742BF"/>
    <w:rsid w:val="008746E8"/>
    <w:rsid w:val="00874A09"/>
    <w:rsid w:val="008755A1"/>
    <w:rsid w:val="00876983"/>
    <w:rsid w:val="00876D9C"/>
    <w:rsid w:val="00877EEF"/>
    <w:rsid w:val="008807AE"/>
    <w:rsid w:val="00880ABF"/>
    <w:rsid w:val="0088112E"/>
    <w:rsid w:val="00883519"/>
    <w:rsid w:val="00884DC7"/>
    <w:rsid w:val="008858AA"/>
    <w:rsid w:val="008876BA"/>
    <w:rsid w:val="008911F1"/>
    <w:rsid w:val="008941DA"/>
    <w:rsid w:val="00894495"/>
    <w:rsid w:val="00895511"/>
    <w:rsid w:val="008955A5"/>
    <w:rsid w:val="00895F55"/>
    <w:rsid w:val="008962E2"/>
    <w:rsid w:val="0089740B"/>
    <w:rsid w:val="008977B0"/>
    <w:rsid w:val="00897B0B"/>
    <w:rsid w:val="008A1D09"/>
    <w:rsid w:val="008A2DCD"/>
    <w:rsid w:val="008A4A63"/>
    <w:rsid w:val="008A4F0A"/>
    <w:rsid w:val="008A5786"/>
    <w:rsid w:val="008A5D85"/>
    <w:rsid w:val="008A62B5"/>
    <w:rsid w:val="008A70E6"/>
    <w:rsid w:val="008B1B4D"/>
    <w:rsid w:val="008B1BD6"/>
    <w:rsid w:val="008B20CB"/>
    <w:rsid w:val="008B3F2B"/>
    <w:rsid w:val="008B4F89"/>
    <w:rsid w:val="008B5655"/>
    <w:rsid w:val="008B7C04"/>
    <w:rsid w:val="008C02C0"/>
    <w:rsid w:val="008C11B1"/>
    <w:rsid w:val="008C11B7"/>
    <w:rsid w:val="008C13E5"/>
    <w:rsid w:val="008C2A91"/>
    <w:rsid w:val="008C3848"/>
    <w:rsid w:val="008C45BA"/>
    <w:rsid w:val="008C48D8"/>
    <w:rsid w:val="008C4D38"/>
    <w:rsid w:val="008C57A4"/>
    <w:rsid w:val="008C6B3B"/>
    <w:rsid w:val="008C6BD9"/>
    <w:rsid w:val="008C756B"/>
    <w:rsid w:val="008C77FD"/>
    <w:rsid w:val="008D01E5"/>
    <w:rsid w:val="008D05E4"/>
    <w:rsid w:val="008D2217"/>
    <w:rsid w:val="008D2504"/>
    <w:rsid w:val="008D287B"/>
    <w:rsid w:val="008D371C"/>
    <w:rsid w:val="008D476B"/>
    <w:rsid w:val="008D5EB5"/>
    <w:rsid w:val="008D74EF"/>
    <w:rsid w:val="008D7916"/>
    <w:rsid w:val="008D7E1E"/>
    <w:rsid w:val="008E1E20"/>
    <w:rsid w:val="008E26F9"/>
    <w:rsid w:val="008E32D3"/>
    <w:rsid w:val="008E4028"/>
    <w:rsid w:val="008E4258"/>
    <w:rsid w:val="008E718B"/>
    <w:rsid w:val="008E76DB"/>
    <w:rsid w:val="008F0DF4"/>
    <w:rsid w:val="008F1403"/>
    <w:rsid w:val="008F1A07"/>
    <w:rsid w:val="008F2DED"/>
    <w:rsid w:val="008F2FB9"/>
    <w:rsid w:val="008F36CA"/>
    <w:rsid w:val="008F3B4A"/>
    <w:rsid w:val="008F4A25"/>
    <w:rsid w:val="008F508E"/>
    <w:rsid w:val="008F513B"/>
    <w:rsid w:val="008F52B6"/>
    <w:rsid w:val="008F558E"/>
    <w:rsid w:val="008F5ABE"/>
    <w:rsid w:val="008F629C"/>
    <w:rsid w:val="008F68E6"/>
    <w:rsid w:val="008F6BA4"/>
    <w:rsid w:val="009002A9"/>
    <w:rsid w:val="009014A7"/>
    <w:rsid w:val="00906E0C"/>
    <w:rsid w:val="00911141"/>
    <w:rsid w:val="00911931"/>
    <w:rsid w:val="009120C4"/>
    <w:rsid w:val="00912AA9"/>
    <w:rsid w:val="009141F9"/>
    <w:rsid w:val="0091610D"/>
    <w:rsid w:val="00916855"/>
    <w:rsid w:val="009168BD"/>
    <w:rsid w:val="009174B8"/>
    <w:rsid w:val="00920602"/>
    <w:rsid w:val="009216A0"/>
    <w:rsid w:val="00924EE0"/>
    <w:rsid w:val="0092506D"/>
    <w:rsid w:val="00925C2D"/>
    <w:rsid w:val="00925FA9"/>
    <w:rsid w:val="00926CA3"/>
    <w:rsid w:val="0092710D"/>
    <w:rsid w:val="0092774A"/>
    <w:rsid w:val="00927854"/>
    <w:rsid w:val="00930F4F"/>
    <w:rsid w:val="0093227C"/>
    <w:rsid w:val="009329E0"/>
    <w:rsid w:val="0093420F"/>
    <w:rsid w:val="00934732"/>
    <w:rsid w:val="0093517F"/>
    <w:rsid w:val="00937379"/>
    <w:rsid w:val="00937C8D"/>
    <w:rsid w:val="00937F25"/>
    <w:rsid w:val="00940440"/>
    <w:rsid w:val="00941A54"/>
    <w:rsid w:val="00941F03"/>
    <w:rsid w:val="00942267"/>
    <w:rsid w:val="00942FF5"/>
    <w:rsid w:val="00943409"/>
    <w:rsid w:val="0094368A"/>
    <w:rsid w:val="00943D18"/>
    <w:rsid w:val="00944192"/>
    <w:rsid w:val="00944EA7"/>
    <w:rsid w:val="00945B89"/>
    <w:rsid w:val="0094734C"/>
    <w:rsid w:val="00950169"/>
    <w:rsid w:val="00950C26"/>
    <w:rsid w:val="00950DBE"/>
    <w:rsid w:val="00952088"/>
    <w:rsid w:val="0095482E"/>
    <w:rsid w:val="00957648"/>
    <w:rsid w:val="00957F5A"/>
    <w:rsid w:val="00960060"/>
    <w:rsid w:val="00960559"/>
    <w:rsid w:val="00961868"/>
    <w:rsid w:val="00961908"/>
    <w:rsid w:val="00962BBD"/>
    <w:rsid w:val="00962C85"/>
    <w:rsid w:val="00965276"/>
    <w:rsid w:val="00965C7B"/>
    <w:rsid w:val="00966DC5"/>
    <w:rsid w:val="009679A5"/>
    <w:rsid w:val="009700DF"/>
    <w:rsid w:val="00970A60"/>
    <w:rsid w:val="0097153A"/>
    <w:rsid w:val="00973150"/>
    <w:rsid w:val="00973985"/>
    <w:rsid w:val="00975513"/>
    <w:rsid w:val="009765EC"/>
    <w:rsid w:val="009772D9"/>
    <w:rsid w:val="00977A01"/>
    <w:rsid w:val="00981580"/>
    <w:rsid w:val="009823F7"/>
    <w:rsid w:val="00982525"/>
    <w:rsid w:val="00982DBF"/>
    <w:rsid w:val="0098325A"/>
    <w:rsid w:val="009835DC"/>
    <w:rsid w:val="00983B7C"/>
    <w:rsid w:val="009848C1"/>
    <w:rsid w:val="009854F7"/>
    <w:rsid w:val="009862CA"/>
    <w:rsid w:val="009863BB"/>
    <w:rsid w:val="009867B3"/>
    <w:rsid w:val="00986CC5"/>
    <w:rsid w:val="00987443"/>
    <w:rsid w:val="00987E8A"/>
    <w:rsid w:val="009948A3"/>
    <w:rsid w:val="00994D30"/>
    <w:rsid w:val="00995A43"/>
    <w:rsid w:val="0099670B"/>
    <w:rsid w:val="0099735D"/>
    <w:rsid w:val="009A02FD"/>
    <w:rsid w:val="009A0F1A"/>
    <w:rsid w:val="009A1880"/>
    <w:rsid w:val="009A1FB6"/>
    <w:rsid w:val="009A2A17"/>
    <w:rsid w:val="009A57E3"/>
    <w:rsid w:val="009A643C"/>
    <w:rsid w:val="009A7162"/>
    <w:rsid w:val="009A7545"/>
    <w:rsid w:val="009B116E"/>
    <w:rsid w:val="009B1574"/>
    <w:rsid w:val="009B1D93"/>
    <w:rsid w:val="009B1DF3"/>
    <w:rsid w:val="009B27E4"/>
    <w:rsid w:val="009B3579"/>
    <w:rsid w:val="009B4015"/>
    <w:rsid w:val="009B479A"/>
    <w:rsid w:val="009B5881"/>
    <w:rsid w:val="009B6FFC"/>
    <w:rsid w:val="009C18E3"/>
    <w:rsid w:val="009C3A15"/>
    <w:rsid w:val="009C43FF"/>
    <w:rsid w:val="009C5037"/>
    <w:rsid w:val="009D01B0"/>
    <w:rsid w:val="009D01BE"/>
    <w:rsid w:val="009D052A"/>
    <w:rsid w:val="009D0DE3"/>
    <w:rsid w:val="009D1A80"/>
    <w:rsid w:val="009D20C6"/>
    <w:rsid w:val="009D2645"/>
    <w:rsid w:val="009D2DD4"/>
    <w:rsid w:val="009D377C"/>
    <w:rsid w:val="009D3B29"/>
    <w:rsid w:val="009D40F2"/>
    <w:rsid w:val="009D4984"/>
    <w:rsid w:val="009D4ACA"/>
    <w:rsid w:val="009D4DA7"/>
    <w:rsid w:val="009D5072"/>
    <w:rsid w:val="009D522D"/>
    <w:rsid w:val="009D6646"/>
    <w:rsid w:val="009D6694"/>
    <w:rsid w:val="009D6F07"/>
    <w:rsid w:val="009D7A5E"/>
    <w:rsid w:val="009D7FA6"/>
    <w:rsid w:val="009E180B"/>
    <w:rsid w:val="009E2486"/>
    <w:rsid w:val="009E35BC"/>
    <w:rsid w:val="009E3B9A"/>
    <w:rsid w:val="009E3BBB"/>
    <w:rsid w:val="009E3E4B"/>
    <w:rsid w:val="009E4806"/>
    <w:rsid w:val="009E5826"/>
    <w:rsid w:val="009E724A"/>
    <w:rsid w:val="009E77A5"/>
    <w:rsid w:val="009F0706"/>
    <w:rsid w:val="009F1DF0"/>
    <w:rsid w:val="009F2CCD"/>
    <w:rsid w:val="009F32F7"/>
    <w:rsid w:val="009F37CF"/>
    <w:rsid w:val="009F462E"/>
    <w:rsid w:val="009F529E"/>
    <w:rsid w:val="009F65BB"/>
    <w:rsid w:val="009F759C"/>
    <w:rsid w:val="00A005DC"/>
    <w:rsid w:val="00A02C7A"/>
    <w:rsid w:val="00A04249"/>
    <w:rsid w:val="00A0459C"/>
    <w:rsid w:val="00A04864"/>
    <w:rsid w:val="00A04C84"/>
    <w:rsid w:val="00A04DD3"/>
    <w:rsid w:val="00A077A0"/>
    <w:rsid w:val="00A078CA"/>
    <w:rsid w:val="00A07CFF"/>
    <w:rsid w:val="00A07D77"/>
    <w:rsid w:val="00A10050"/>
    <w:rsid w:val="00A1060D"/>
    <w:rsid w:val="00A10650"/>
    <w:rsid w:val="00A13720"/>
    <w:rsid w:val="00A13888"/>
    <w:rsid w:val="00A13D4E"/>
    <w:rsid w:val="00A15ECA"/>
    <w:rsid w:val="00A16049"/>
    <w:rsid w:val="00A16280"/>
    <w:rsid w:val="00A1668E"/>
    <w:rsid w:val="00A16AB4"/>
    <w:rsid w:val="00A16BD9"/>
    <w:rsid w:val="00A16F65"/>
    <w:rsid w:val="00A17BEA"/>
    <w:rsid w:val="00A17C10"/>
    <w:rsid w:val="00A20734"/>
    <w:rsid w:val="00A21E18"/>
    <w:rsid w:val="00A22DDE"/>
    <w:rsid w:val="00A2375F"/>
    <w:rsid w:val="00A27E8F"/>
    <w:rsid w:val="00A30066"/>
    <w:rsid w:val="00A31AE7"/>
    <w:rsid w:val="00A31EA5"/>
    <w:rsid w:val="00A32A4B"/>
    <w:rsid w:val="00A32DF9"/>
    <w:rsid w:val="00A32FC6"/>
    <w:rsid w:val="00A3360A"/>
    <w:rsid w:val="00A368AB"/>
    <w:rsid w:val="00A4036C"/>
    <w:rsid w:val="00A426A2"/>
    <w:rsid w:val="00A43C0B"/>
    <w:rsid w:val="00A44214"/>
    <w:rsid w:val="00A44BE3"/>
    <w:rsid w:val="00A44D13"/>
    <w:rsid w:val="00A45BFC"/>
    <w:rsid w:val="00A45EE5"/>
    <w:rsid w:val="00A4650E"/>
    <w:rsid w:val="00A46E27"/>
    <w:rsid w:val="00A47739"/>
    <w:rsid w:val="00A477CD"/>
    <w:rsid w:val="00A47ECF"/>
    <w:rsid w:val="00A50F26"/>
    <w:rsid w:val="00A5130E"/>
    <w:rsid w:val="00A53252"/>
    <w:rsid w:val="00A5330A"/>
    <w:rsid w:val="00A536AA"/>
    <w:rsid w:val="00A5481F"/>
    <w:rsid w:val="00A54A24"/>
    <w:rsid w:val="00A55C6D"/>
    <w:rsid w:val="00A5617C"/>
    <w:rsid w:val="00A57870"/>
    <w:rsid w:val="00A601F3"/>
    <w:rsid w:val="00A60906"/>
    <w:rsid w:val="00A61159"/>
    <w:rsid w:val="00A6192C"/>
    <w:rsid w:val="00A61D97"/>
    <w:rsid w:val="00A6222D"/>
    <w:rsid w:val="00A642E4"/>
    <w:rsid w:val="00A71C90"/>
    <w:rsid w:val="00A75693"/>
    <w:rsid w:val="00A75AF0"/>
    <w:rsid w:val="00A75C8A"/>
    <w:rsid w:val="00A76276"/>
    <w:rsid w:val="00A7696A"/>
    <w:rsid w:val="00A76DF4"/>
    <w:rsid w:val="00A77704"/>
    <w:rsid w:val="00A77C4F"/>
    <w:rsid w:val="00A80793"/>
    <w:rsid w:val="00A808B4"/>
    <w:rsid w:val="00A8156A"/>
    <w:rsid w:val="00A81C24"/>
    <w:rsid w:val="00A82ADC"/>
    <w:rsid w:val="00A832F4"/>
    <w:rsid w:val="00A8375C"/>
    <w:rsid w:val="00A85F88"/>
    <w:rsid w:val="00A86FE4"/>
    <w:rsid w:val="00A90519"/>
    <w:rsid w:val="00A91240"/>
    <w:rsid w:val="00A9326A"/>
    <w:rsid w:val="00A935D5"/>
    <w:rsid w:val="00A93C3C"/>
    <w:rsid w:val="00A93F05"/>
    <w:rsid w:val="00A94C43"/>
    <w:rsid w:val="00A963DB"/>
    <w:rsid w:val="00A97609"/>
    <w:rsid w:val="00A97F82"/>
    <w:rsid w:val="00AA2D05"/>
    <w:rsid w:val="00AA2FAE"/>
    <w:rsid w:val="00AA582B"/>
    <w:rsid w:val="00AA73F9"/>
    <w:rsid w:val="00AB0904"/>
    <w:rsid w:val="00AB0FC2"/>
    <w:rsid w:val="00AB12E7"/>
    <w:rsid w:val="00AB23D2"/>
    <w:rsid w:val="00AB3CD6"/>
    <w:rsid w:val="00AB47D8"/>
    <w:rsid w:val="00AB515E"/>
    <w:rsid w:val="00AB5873"/>
    <w:rsid w:val="00AB587C"/>
    <w:rsid w:val="00AB63A1"/>
    <w:rsid w:val="00AB6CFA"/>
    <w:rsid w:val="00AB72A3"/>
    <w:rsid w:val="00AC0C61"/>
    <w:rsid w:val="00AC1BEA"/>
    <w:rsid w:val="00AC2C82"/>
    <w:rsid w:val="00AC49D2"/>
    <w:rsid w:val="00AC50B2"/>
    <w:rsid w:val="00AC51BA"/>
    <w:rsid w:val="00AC5244"/>
    <w:rsid w:val="00AC777E"/>
    <w:rsid w:val="00AC7D76"/>
    <w:rsid w:val="00AD109D"/>
    <w:rsid w:val="00AD2325"/>
    <w:rsid w:val="00AD3ADE"/>
    <w:rsid w:val="00AD434D"/>
    <w:rsid w:val="00AD4C69"/>
    <w:rsid w:val="00AD57BF"/>
    <w:rsid w:val="00AD69F6"/>
    <w:rsid w:val="00AD7416"/>
    <w:rsid w:val="00AD757F"/>
    <w:rsid w:val="00AE03FC"/>
    <w:rsid w:val="00AE05F8"/>
    <w:rsid w:val="00AE06DC"/>
    <w:rsid w:val="00AE1015"/>
    <w:rsid w:val="00AE16DA"/>
    <w:rsid w:val="00AE218B"/>
    <w:rsid w:val="00AE2467"/>
    <w:rsid w:val="00AE2E91"/>
    <w:rsid w:val="00AE4F73"/>
    <w:rsid w:val="00AE58D7"/>
    <w:rsid w:val="00AE65A0"/>
    <w:rsid w:val="00AE7F12"/>
    <w:rsid w:val="00AF0406"/>
    <w:rsid w:val="00AF14F3"/>
    <w:rsid w:val="00AF266C"/>
    <w:rsid w:val="00AF285E"/>
    <w:rsid w:val="00AF5C6B"/>
    <w:rsid w:val="00AF60AE"/>
    <w:rsid w:val="00AF63B8"/>
    <w:rsid w:val="00AF6980"/>
    <w:rsid w:val="00AF6F43"/>
    <w:rsid w:val="00AF7C05"/>
    <w:rsid w:val="00B00C4A"/>
    <w:rsid w:val="00B00CE2"/>
    <w:rsid w:val="00B03035"/>
    <w:rsid w:val="00B03214"/>
    <w:rsid w:val="00B034BD"/>
    <w:rsid w:val="00B046DF"/>
    <w:rsid w:val="00B04931"/>
    <w:rsid w:val="00B04E0C"/>
    <w:rsid w:val="00B051D9"/>
    <w:rsid w:val="00B05EB0"/>
    <w:rsid w:val="00B06645"/>
    <w:rsid w:val="00B06722"/>
    <w:rsid w:val="00B06FE2"/>
    <w:rsid w:val="00B073EC"/>
    <w:rsid w:val="00B1049B"/>
    <w:rsid w:val="00B116C4"/>
    <w:rsid w:val="00B15CDC"/>
    <w:rsid w:val="00B162E6"/>
    <w:rsid w:val="00B16557"/>
    <w:rsid w:val="00B167BA"/>
    <w:rsid w:val="00B20D18"/>
    <w:rsid w:val="00B20D62"/>
    <w:rsid w:val="00B21F82"/>
    <w:rsid w:val="00B235F5"/>
    <w:rsid w:val="00B23A8F"/>
    <w:rsid w:val="00B23C5A"/>
    <w:rsid w:val="00B24B6E"/>
    <w:rsid w:val="00B2534A"/>
    <w:rsid w:val="00B2548F"/>
    <w:rsid w:val="00B2595E"/>
    <w:rsid w:val="00B26380"/>
    <w:rsid w:val="00B2646A"/>
    <w:rsid w:val="00B2647A"/>
    <w:rsid w:val="00B27038"/>
    <w:rsid w:val="00B27087"/>
    <w:rsid w:val="00B30396"/>
    <w:rsid w:val="00B30947"/>
    <w:rsid w:val="00B318CE"/>
    <w:rsid w:val="00B33A32"/>
    <w:rsid w:val="00B34D43"/>
    <w:rsid w:val="00B35A85"/>
    <w:rsid w:val="00B36366"/>
    <w:rsid w:val="00B37396"/>
    <w:rsid w:val="00B4079C"/>
    <w:rsid w:val="00B414D3"/>
    <w:rsid w:val="00B42DCF"/>
    <w:rsid w:val="00B4328D"/>
    <w:rsid w:val="00B45410"/>
    <w:rsid w:val="00B45509"/>
    <w:rsid w:val="00B461CE"/>
    <w:rsid w:val="00B46CFF"/>
    <w:rsid w:val="00B50674"/>
    <w:rsid w:val="00B5276C"/>
    <w:rsid w:val="00B54407"/>
    <w:rsid w:val="00B54534"/>
    <w:rsid w:val="00B553EA"/>
    <w:rsid w:val="00B5573D"/>
    <w:rsid w:val="00B55BFE"/>
    <w:rsid w:val="00B57BD4"/>
    <w:rsid w:val="00B6103D"/>
    <w:rsid w:val="00B6120A"/>
    <w:rsid w:val="00B61240"/>
    <w:rsid w:val="00B612AB"/>
    <w:rsid w:val="00B614B2"/>
    <w:rsid w:val="00B62AAA"/>
    <w:rsid w:val="00B62BB0"/>
    <w:rsid w:val="00B63C11"/>
    <w:rsid w:val="00B65CE6"/>
    <w:rsid w:val="00B66065"/>
    <w:rsid w:val="00B67648"/>
    <w:rsid w:val="00B67903"/>
    <w:rsid w:val="00B70482"/>
    <w:rsid w:val="00B705DB"/>
    <w:rsid w:val="00B7066F"/>
    <w:rsid w:val="00B71153"/>
    <w:rsid w:val="00B71A53"/>
    <w:rsid w:val="00B71B38"/>
    <w:rsid w:val="00B725D1"/>
    <w:rsid w:val="00B73A08"/>
    <w:rsid w:val="00B75333"/>
    <w:rsid w:val="00B76146"/>
    <w:rsid w:val="00B76DD3"/>
    <w:rsid w:val="00B77C55"/>
    <w:rsid w:val="00B83195"/>
    <w:rsid w:val="00B84D5E"/>
    <w:rsid w:val="00B85725"/>
    <w:rsid w:val="00B86123"/>
    <w:rsid w:val="00B8744B"/>
    <w:rsid w:val="00B877C0"/>
    <w:rsid w:val="00B908F7"/>
    <w:rsid w:val="00B90E62"/>
    <w:rsid w:val="00B91829"/>
    <w:rsid w:val="00B9199D"/>
    <w:rsid w:val="00B9210C"/>
    <w:rsid w:val="00B9686D"/>
    <w:rsid w:val="00B96F49"/>
    <w:rsid w:val="00B97E81"/>
    <w:rsid w:val="00BA1596"/>
    <w:rsid w:val="00BA35D2"/>
    <w:rsid w:val="00BA3CED"/>
    <w:rsid w:val="00BA3F4F"/>
    <w:rsid w:val="00BA44E7"/>
    <w:rsid w:val="00BA4621"/>
    <w:rsid w:val="00BA4D53"/>
    <w:rsid w:val="00BA5614"/>
    <w:rsid w:val="00BA57D2"/>
    <w:rsid w:val="00BA7B31"/>
    <w:rsid w:val="00BB074E"/>
    <w:rsid w:val="00BB084B"/>
    <w:rsid w:val="00BB11DA"/>
    <w:rsid w:val="00BB1478"/>
    <w:rsid w:val="00BB15CF"/>
    <w:rsid w:val="00BB218F"/>
    <w:rsid w:val="00BB34B7"/>
    <w:rsid w:val="00BB3EE9"/>
    <w:rsid w:val="00BB4EE4"/>
    <w:rsid w:val="00BB5A16"/>
    <w:rsid w:val="00BB61FB"/>
    <w:rsid w:val="00BB6ACA"/>
    <w:rsid w:val="00BC0FC2"/>
    <w:rsid w:val="00BC13A7"/>
    <w:rsid w:val="00BC1EEE"/>
    <w:rsid w:val="00BC3965"/>
    <w:rsid w:val="00BD0337"/>
    <w:rsid w:val="00BD2063"/>
    <w:rsid w:val="00BD2296"/>
    <w:rsid w:val="00BD36F8"/>
    <w:rsid w:val="00BD3F0B"/>
    <w:rsid w:val="00BD549D"/>
    <w:rsid w:val="00BD74DF"/>
    <w:rsid w:val="00BD7CED"/>
    <w:rsid w:val="00BE0144"/>
    <w:rsid w:val="00BE0577"/>
    <w:rsid w:val="00BE217B"/>
    <w:rsid w:val="00BE24FB"/>
    <w:rsid w:val="00BE2EFB"/>
    <w:rsid w:val="00BE3124"/>
    <w:rsid w:val="00BE47BF"/>
    <w:rsid w:val="00BE5D47"/>
    <w:rsid w:val="00BE5EC4"/>
    <w:rsid w:val="00BE70FB"/>
    <w:rsid w:val="00BE73D3"/>
    <w:rsid w:val="00BF15BD"/>
    <w:rsid w:val="00BF16AA"/>
    <w:rsid w:val="00BF1943"/>
    <w:rsid w:val="00BF1CA6"/>
    <w:rsid w:val="00BF1D8F"/>
    <w:rsid w:val="00BF25EB"/>
    <w:rsid w:val="00BF3A29"/>
    <w:rsid w:val="00BF3DC1"/>
    <w:rsid w:val="00BF4005"/>
    <w:rsid w:val="00BF4A11"/>
    <w:rsid w:val="00BF513B"/>
    <w:rsid w:val="00BF5497"/>
    <w:rsid w:val="00C006B8"/>
    <w:rsid w:val="00C01D1A"/>
    <w:rsid w:val="00C02CEC"/>
    <w:rsid w:val="00C037C5"/>
    <w:rsid w:val="00C03924"/>
    <w:rsid w:val="00C0397D"/>
    <w:rsid w:val="00C03C7D"/>
    <w:rsid w:val="00C05D3B"/>
    <w:rsid w:val="00C0615C"/>
    <w:rsid w:val="00C0734A"/>
    <w:rsid w:val="00C07947"/>
    <w:rsid w:val="00C07F3B"/>
    <w:rsid w:val="00C100F4"/>
    <w:rsid w:val="00C108EE"/>
    <w:rsid w:val="00C11245"/>
    <w:rsid w:val="00C11381"/>
    <w:rsid w:val="00C12ABD"/>
    <w:rsid w:val="00C12C54"/>
    <w:rsid w:val="00C132D8"/>
    <w:rsid w:val="00C14321"/>
    <w:rsid w:val="00C166F2"/>
    <w:rsid w:val="00C16CE7"/>
    <w:rsid w:val="00C17A7C"/>
    <w:rsid w:val="00C2087D"/>
    <w:rsid w:val="00C20CEE"/>
    <w:rsid w:val="00C2178A"/>
    <w:rsid w:val="00C21998"/>
    <w:rsid w:val="00C21DA8"/>
    <w:rsid w:val="00C21DE4"/>
    <w:rsid w:val="00C23320"/>
    <w:rsid w:val="00C23EB1"/>
    <w:rsid w:val="00C23EC1"/>
    <w:rsid w:val="00C2407A"/>
    <w:rsid w:val="00C27E69"/>
    <w:rsid w:val="00C32E69"/>
    <w:rsid w:val="00C3442D"/>
    <w:rsid w:val="00C374F3"/>
    <w:rsid w:val="00C42B83"/>
    <w:rsid w:val="00C42E5C"/>
    <w:rsid w:val="00C44510"/>
    <w:rsid w:val="00C44A5F"/>
    <w:rsid w:val="00C44EEA"/>
    <w:rsid w:val="00C4700B"/>
    <w:rsid w:val="00C476A6"/>
    <w:rsid w:val="00C47E9D"/>
    <w:rsid w:val="00C514B0"/>
    <w:rsid w:val="00C51BD7"/>
    <w:rsid w:val="00C520F3"/>
    <w:rsid w:val="00C52501"/>
    <w:rsid w:val="00C5368E"/>
    <w:rsid w:val="00C53855"/>
    <w:rsid w:val="00C55318"/>
    <w:rsid w:val="00C5545D"/>
    <w:rsid w:val="00C56101"/>
    <w:rsid w:val="00C60F51"/>
    <w:rsid w:val="00C61008"/>
    <w:rsid w:val="00C61468"/>
    <w:rsid w:val="00C61CD6"/>
    <w:rsid w:val="00C64697"/>
    <w:rsid w:val="00C662A1"/>
    <w:rsid w:val="00C670F1"/>
    <w:rsid w:val="00C7043B"/>
    <w:rsid w:val="00C70767"/>
    <w:rsid w:val="00C7084C"/>
    <w:rsid w:val="00C70AAA"/>
    <w:rsid w:val="00C70BDC"/>
    <w:rsid w:val="00C71F49"/>
    <w:rsid w:val="00C7226E"/>
    <w:rsid w:val="00C72338"/>
    <w:rsid w:val="00C72A2E"/>
    <w:rsid w:val="00C737BC"/>
    <w:rsid w:val="00C74F90"/>
    <w:rsid w:val="00C753D1"/>
    <w:rsid w:val="00C7547B"/>
    <w:rsid w:val="00C75872"/>
    <w:rsid w:val="00C75B90"/>
    <w:rsid w:val="00C77B02"/>
    <w:rsid w:val="00C77E5E"/>
    <w:rsid w:val="00C800E5"/>
    <w:rsid w:val="00C8040D"/>
    <w:rsid w:val="00C805F9"/>
    <w:rsid w:val="00C806A3"/>
    <w:rsid w:val="00C81579"/>
    <w:rsid w:val="00C81969"/>
    <w:rsid w:val="00C825D7"/>
    <w:rsid w:val="00C82707"/>
    <w:rsid w:val="00C83727"/>
    <w:rsid w:val="00C8458A"/>
    <w:rsid w:val="00C84E3D"/>
    <w:rsid w:val="00C85135"/>
    <w:rsid w:val="00C857E1"/>
    <w:rsid w:val="00C85E4C"/>
    <w:rsid w:val="00C8649F"/>
    <w:rsid w:val="00C87847"/>
    <w:rsid w:val="00C87894"/>
    <w:rsid w:val="00C9118A"/>
    <w:rsid w:val="00C9125E"/>
    <w:rsid w:val="00C918B2"/>
    <w:rsid w:val="00C91CF9"/>
    <w:rsid w:val="00C93692"/>
    <w:rsid w:val="00C93984"/>
    <w:rsid w:val="00C93BCD"/>
    <w:rsid w:val="00C93C54"/>
    <w:rsid w:val="00C9417E"/>
    <w:rsid w:val="00C9504E"/>
    <w:rsid w:val="00C95618"/>
    <w:rsid w:val="00C96A43"/>
    <w:rsid w:val="00CA0563"/>
    <w:rsid w:val="00CA0E51"/>
    <w:rsid w:val="00CA4431"/>
    <w:rsid w:val="00CA50D2"/>
    <w:rsid w:val="00CA5CE8"/>
    <w:rsid w:val="00CA7AE0"/>
    <w:rsid w:val="00CB07E5"/>
    <w:rsid w:val="00CB15A5"/>
    <w:rsid w:val="00CB1EC3"/>
    <w:rsid w:val="00CB2EC5"/>
    <w:rsid w:val="00CB3528"/>
    <w:rsid w:val="00CB3B0D"/>
    <w:rsid w:val="00CB4066"/>
    <w:rsid w:val="00CB4223"/>
    <w:rsid w:val="00CB65B0"/>
    <w:rsid w:val="00CB680A"/>
    <w:rsid w:val="00CC123E"/>
    <w:rsid w:val="00CC170E"/>
    <w:rsid w:val="00CC2260"/>
    <w:rsid w:val="00CC30CA"/>
    <w:rsid w:val="00CC36B1"/>
    <w:rsid w:val="00CC478C"/>
    <w:rsid w:val="00CC573D"/>
    <w:rsid w:val="00CC666D"/>
    <w:rsid w:val="00CC6919"/>
    <w:rsid w:val="00CC6BF7"/>
    <w:rsid w:val="00CD1198"/>
    <w:rsid w:val="00CD1A51"/>
    <w:rsid w:val="00CD2096"/>
    <w:rsid w:val="00CD47F1"/>
    <w:rsid w:val="00CD79C6"/>
    <w:rsid w:val="00CE0D2A"/>
    <w:rsid w:val="00CE1E5F"/>
    <w:rsid w:val="00CE2500"/>
    <w:rsid w:val="00CE2CF2"/>
    <w:rsid w:val="00CE34EC"/>
    <w:rsid w:val="00CE40D9"/>
    <w:rsid w:val="00CE6785"/>
    <w:rsid w:val="00CE6892"/>
    <w:rsid w:val="00CE7759"/>
    <w:rsid w:val="00CE7972"/>
    <w:rsid w:val="00CF11AD"/>
    <w:rsid w:val="00CF2952"/>
    <w:rsid w:val="00CF4563"/>
    <w:rsid w:val="00CF4DEF"/>
    <w:rsid w:val="00CF50EE"/>
    <w:rsid w:val="00CF5B7C"/>
    <w:rsid w:val="00D00131"/>
    <w:rsid w:val="00D003E2"/>
    <w:rsid w:val="00D00847"/>
    <w:rsid w:val="00D009DB"/>
    <w:rsid w:val="00D016EE"/>
    <w:rsid w:val="00D01813"/>
    <w:rsid w:val="00D01BA7"/>
    <w:rsid w:val="00D02028"/>
    <w:rsid w:val="00D02523"/>
    <w:rsid w:val="00D039F1"/>
    <w:rsid w:val="00D03BD7"/>
    <w:rsid w:val="00D03EB9"/>
    <w:rsid w:val="00D050E9"/>
    <w:rsid w:val="00D06508"/>
    <w:rsid w:val="00D06EFF"/>
    <w:rsid w:val="00D0739B"/>
    <w:rsid w:val="00D07471"/>
    <w:rsid w:val="00D11021"/>
    <w:rsid w:val="00D1200F"/>
    <w:rsid w:val="00D123C8"/>
    <w:rsid w:val="00D14786"/>
    <w:rsid w:val="00D15243"/>
    <w:rsid w:val="00D16366"/>
    <w:rsid w:val="00D17697"/>
    <w:rsid w:val="00D17F53"/>
    <w:rsid w:val="00D2017E"/>
    <w:rsid w:val="00D208CC"/>
    <w:rsid w:val="00D21BDB"/>
    <w:rsid w:val="00D228AD"/>
    <w:rsid w:val="00D23B45"/>
    <w:rsid w:val="00D23EBD"/>
    <w:rsid w:val="00D24385"/>
    <w:rsid w:val="00D24781"/>
    <w:rsid w:val="00D24CC0"/>
    <w:rsid w:val="00D250F4"/>
    <w:rsid w:val="00D25812"/>
    <w:rsid w:val="00D26332"/>
    <w:rsid w:val="00D26823"/>
    <w:rsid w:val="00D278AD"/>
    <w:rsid w:val="00D278FE"/>
    <w:rsid w:val="00D302B5"/>
    <w:rsid w:val="00D30904"/>
    <w:rsid w:val="00D324A4"/>
    <w:rsid w:val="00D3337E"/>
    <w:rsid w:val="00D338C7"/>
    <w:rsid w:val="00D351F2"/>
    <w:rsid w:val="00D355F6"/>
    <w:rsid w:val="00D35CE5"/>
    <w:rsid w:val="00D364A6"/>
    <w:rsid w:val="00D36621"/>
    <w:rsid w:val="00D377A7"/>
    <w:rsid w:val="00D37D40"/>
    <w:rsid w:val="00D412ED"/>
    <w:rsid w:val="00D41689"/>
    <w:rsid w:val="00D41BF2"/>
    <w:rsid w:val="00D420F2"/>
    <w:rsid w:val="00D4265E"/>
    <w:rsid w:val="00D44664"/>
    <w:rsid w:val="00D47B0E"/>
    <w:rsid w:val="00D50447"/>
    <w:rsid w:val="00D505E7"/>
    <w:rsid w:val="00D50E0E"/>
    <w:rsid w:val="00D5137F"/>
    <w:rsid w:val="00D51C9F"/>
    <w:rsid w:val="00D5386B"/>
    <w:rsid w:val="00D54AFD"/>
    <w:rsid w:val="00D55A56"/>
    <w:rsid w:val="00D55D8B"/>
    <w:rsid w:val="00D55FE0"/>
    <w:rsid w:val="00D56BFF"/>
    <w:rsid w:val="00D57271"/>
    <w:rsid w:val="00D62200"/>
    <w:rsid w:val="00D62272"/>
    <w:rsid w:val="00D6482B"/>
    <w:rsid w:val="00D64AFC"/>
    <w:rsid w:val="00D65BB3"/>
    <w:rsid w:val="00D65D06"/>
    <w:rsid w:val="00D65E2A"/>
    <w:rsid w:val="00D65F5E"/>
    <w:rsid w:val="00D70A5E"/>
    <w:rsid w:val="00D72BD2"/>
    <w:rsid w:val="00D75BD3"/>
    <w:rsid w:val="00D75D44"/>
    <w:rsid w:val="00D762AA"/>
    <w:rsid w:val="00D76ED9"/>
    <w:rsid w:val="00D77477"/>
    <w:rsid w:val="00D80365"/>
    <w:rsid w:val="00D808C1"/>
    <w:rsid w:val="00D81137"/>
    <w:rsid w:val="00D84037"/>
    <w:rsid w:val="00D84D13"/>
    <w:rsid w:val="00D856E2"/>
    <w:rsid w:val="00D859FD"/>
    <w:rsid w:val="00D85B95"/>
    <w:rsid w:val="00D86909"/>
    <w:rsid w:val="00D90BBA"/>
    <w:rsid w:val="00D922AE"/>
    <w:rsid w:val="00D92670"/>
    <w:rsid w:val="00D9465B"/>
    <w:rsid w:val="00D958E4"/>
    <w:rsid w:val="00D976CE"/>
    <w:rsid w:val="00D97842"/>
    <w:rsid w:val="00D97A29"/>
    <w:rsid w:val="00D97E95"/>
    <w:rsid w:val="00DA1558"/>
    <w:rsid w:val="00DA180D"/>
    <w:rsid w:val="00DA1AE9"/>
    <w:rsid w:val="00DA3028"/>
    <w:rsid w:val="00DA3042"/>
    <w:rsid w:val="00DA36FA"/>
    <w:rsid w:val="00DA570B"/>
    <w:rsid w:val="00DA706F"/>
    <w:rsid w:val="00DB196D"/>
    <w:rsid w:val="00DB19DF"/>
    <w:rsid w:val="00DB27C1"/>
    <w:rsid w:val="00DB27F7"/>
    <w:rsid w:val="00DB3255"/>
    <w:rsid w:val="00DB3410"/>
    <w:rsid w:val="00DB3F5E"/>
    <w:rsid w:val="00DB4DD2"/>
    <w:rsid w:val="00DB4FAD"/>
    <w:rsid w:val="00DB645A"/>
    <w:rsid w:val="00DB6869"/>
    <w:rsid w:val="00DC08C6"/>
    <w:rsid w:val="00DC14E8"/>
    <w:rsid w:val="00DC1511"/>
    <w:rsid w:val="00DC28F1"/>
    <w:rsid w:val="00DC39D5"/>
    <w:rsid w:val="00DC4762"/>
    <w:rsid w:val="00DC4A4D"/>
    <w:rsid w:val="00DC54B6"/>
    <w:rsid w:val="00DC5517"/>
    <w:rsid w:val="00DC5F9C"/>
    <w:rsid w:val="00DC62A0"/>
    <w:rsid w:val="00DC64D1"/>
    <w:rsid w:val="00DC6EBE"/>
    <w:rsid w:val="00DD0048"/>
    <w:rsid w:val="00DD0E29"/>
    <w:rsid w:val="00DD12F7"/>
    <w:rsid w:val="00DD1904"/>
    <w:rsid w:val="00DD2793"/>
    <w:rsid w:val="00DD3700"/>
    <w:rsid w:val="00DD429B"/>
    <w:rsid w:val="00DD47B5"/>
    <w:rsid w:val="00DD5241"/>
    <w:rsid w:val="00DD705C"/>
    <w:rsid w:val="00DD7C71"/>
    <w:rsid w:val="00DD7EA4"/>
    <w:rsid w:val="00DE113B"/>
    <w:rsid w:val="00DE17FF"/>
    <w:rsid w:val="00DE2407"/>
    <w:rsid w:val="00DE2759"/>
    <w:rsid w:val="00DE435E"/>
    <w:rsid w:val="00DE4909"/>
    <w:rsid w:val="00DE5043"/>
    <w:rsid w:val="00DE718E"/>
    <w:rsid w:val="00DE7467"/>
    <w:rsid w:val="00DF164F"/>
    <w:rsid w:val="00DF1B52"/>
    <w:rsid w:val="00DF1C82"/>
    <w:rsid w:val="00DF2D8F"/>
    <w:rsid w:val="00DF482C"/>
    <w:rsid w:val="00DF513D"/>
    <w:rsid w:val="00DF5E69"/>
    <w:rsid w:val="00DF5E6D"/>
    <w:rsid w:val="00DF5E79"/>
    <w:rsid w:val="00DF63C8"/>
    <w:rsid w:val="00DF6568"/>
    <w:rsid w:val="00DF70CB"/>
    <w:rsid w:val="00DF7188"/>
    <w:rsid w:val="00DF7252"/>
    <w:rsid w:val="00E008D2"/>
    <w:rsid w:val="00E0265D"/>
    <w:rsid w:val="00E0311F"/>
    <w:rsid w:val="00E03F34"/>
    <w:rsid w:val="00E04254"/>
    <w:rsid w:val="00E04C1C"/>
    <w:rsid w:val="00E05DE7"/>
    <w:rsid w:val="00E066DE"/>
    <w:rsid w:val="00E07205"/>
    <w:rsid w:val="00E07A94"/>
    <w:rsid w:val="00E10F54"/>
    <w:rsid w:val="00E10FDD"/>
    <w:rsid w:val="00E1125A"/>
    <w:rsid w:val="00E11263"/>
    <w:rsid w:val="00E11CA8"/>
    <w:rsid w:val="00E123DD"/>
    <w:rsid w:val="00E12C51"/>
    <w:rsid w:val="00E1355D"/>
    <w:rsid w:val="00E135C1"/>
    <w:rsid w:val="00E13C72"/>
    <w:rsid w:val="00E14DCE"/>
    <w:rsid w:val="00E16A3D"/>
    <w:rsid w:val="00E17397"/>
    <w:rsid w:val="00E20C35"/>
    <w:rsid w:val="00E20D88"/>
    <w:rsid w:val="00E23E5F"/>
    <w:rsid w:val="00E23EC3"/>
    <w:rsid w:val="00E26FF5"/>
    <w:rsid w:val="00E272D2"/>
    <w:rsid w:val="00E276F4"/>
    <w:rsid w:val="00E305D9"/>
    <w:rsid w:val="00E30ECB"/>
    <w:rsid w:val="00E30F1B"/>
    <w:rsid w:val="00E322D4"/>
    <w:rsid w:val="00E329F5"/>
    <w:rsid w:val="00E333BA"/>
    <w:rsid w:val="00E334A3"/>
    <w:rsid w:val="00E33690"/>
    <w:rsid w:val="00E3433E"/>
    <w:rsid w:val="00E34526"/>
    <w:rsid w:val="00E34742"/>
    <w:rsid w:val="00E356E1"/>
    <w:rsid w:val="00E37014"/>
    <w:rsid w:val="00E37E0A"/>
    <w:rsid w:val="00E4031C"/>
    <w:rsid w:val="00E40770"/>
    <w:rsid w:val="00E40C1C"/>
    <w:rsid w:val="00E41300"/>
    <w:rsid w:val="00E421C6"/>
    <w:rsid w:val="00E433F0"/>
    <w:rsid w:val="00E442CE"/>
    <w:rsid w:val="00E44E5C"/>
    <w:rsid w:val="00E46231"/>
    <w:rsid w:val="00E4783C"/>
    <w:rsid w:val="00E5065F"/>
    <w:rsid w:val="00E50B31"/>
    <w:rsid w:val="00E51672"/>
    <w:rsid w:val="00E52F2F"/>
    <w:rsid w:val="00E53967"/>
    <w:rsid w:val="00E55F7D"/>
    <w:rsid w:val="00E567B9"/>
    <w:rsid w:val="00E568E2"/>
    <w:rsid w:val="00E56F14"/>
    <w:rsid w:val="00E57B0F"/>
    <w:rsid w:val="00E57C28"/>
    <w:rsid w:val="00E61365"/>
    <w:rsid w:val="00E6155D"/>
    <w:rsid w:val="00E6414D"/>
    <w:rsid w:val="00E64170"/>
    <w:rsid w:val="00E6430E"/>
    <w:rsid w:val="00E644AA"/>
    <w:rsid w:val="00E65478"/>
    <w:rsid w:val="00E677C3"/>
    <w:rsid w:val="00E70986"/>
    <w:rsid w:val="00E723F6"/>
    <w:rsid w:val="00E736AA"/>
    <w:rsid w:val="00E73C7D"/>
    <w:rsid w:val="00E77865"/>
    <w:rsid w:val="00E80DF2"/>
    <w:rsid w:val="00E81A67"/>
    <w:rsid w:val="00E81D26"/>
    <w:rsid w:val="00E81D33"/>
    <w:rsid w:val="00E82448"/>
    <w:rsid w:val="00E8397F"/>
    <w:rsid w:val="00E83CC2"/>
    <w:rsid w:val="00E84713"/>
    <w:rsid w:val="00E85EB4"/>
    <w:rsid w:val="00E86420"/>
    <w:rsid w:val="00E86459"/>
    <w:rsid w:val="00E86DEF"/>
    <w:rsid w:val="00E86E74"/>
    <w:rsid w:val="00E90018"/>
    <w:rsid w:val="00E923CB"/>
    <w:rsid w:val="00E9296F"/>
    <w:rsid w:val="00E929D1"/>
    <w:rsid w:val="00E93832"/>
    <w:rsid w:val="00E94E89"/>
    <w:rsid w:val="00E9708E"/>
    <w:rsid w:val="00E976F4"/>
    <w:rsid w:val="00EA1D40"/>
    <w:rsid w:val="00EA2B81"/>
    <w:rsid w:val="00EA323A"/>
    <w:rsid w:val="00EA356A"/>
    <w:rsid w:val="00EA443F"/>
    <w:rsid w:val="00EA4A6C"/>
    <w:rsid w:val="00EA4F72"/>
    <w:rsid w:val="00EA544E"/>
    <w:rsid w:val="00EA6BDC"/>
    <w:rsid w:val="00EA6E2C"/>
    <w:rsid w:val="00EA7468"/>
    <w:rsid w:val="00EA7DEE"/>
    <w:rsid w:val="00EA7ED6"/>
    <w:rsid w:val="00EB105D"/>
    <w:rsid w:val="00EB11F1"/>
    <w:rsid w:val="00EB1517"/>
    <w:rsid w:val="00EB2F75"/>
    <w:rsid w:val="00EB3171"/>
    <w:rsid w:val="00EB346F"/>
    <w:rsid w:val="00EB3794"/>
    <w:rsid w:val="00EB4CEA"/>
    <w:rsid w:val="00EB5242"/>
    <w:rsid w:val="00EB6562"/>
    <w:rsid w:val="00EB67B6"/>
    <w:rsid w:val="00EB7A24"/>
    <w:rsid w:val="00EC048A"/>
    <w:rsid w:val="00EC067D"/>
    <w:rsid w:val="00EC0706"/>
    <w:rsid w:val="00EC09DA"/>
    <w:rsid w:val="00EC2D00"/>
    <w:rsid w:val="00EC2F71"/>
    <w:rsid w:val="00EC4241"/>
    <w:rsid w:val="00EC6E02"/>
    <w:rsid w:val="00EC79AB"/>
    <w:rsid w:val="00ED1C2C"/>
    <w:rsid w:val="00ED260B"/>
    <w:rsid w:val="00ED3425"/>
    <w:rsid w:val="00ED407D"/>
    <w:rsid w:val="00ED4346"/>
    <w:rsid w:val="00ED61B6"/>
    <w:rsid w:val="00ED678F"/>
    <w:rsid w:val="00ED6E67"/>
    <w:rsid w:val="00EE0E39"/>
    <w:rsid w:val="00EE1A70"/>
    <w:rsid w:val="00EE1C26"/>
    <w:rsid w:val="00EE3825"/>
    <w:rsid w:val="00EE3B16"/>
    <w:rsid w:val="00EE3BEC"/>
    <w:rsid w:val="00EE4A4E"/>
    <w:rsid w:val="00EE673D"/>
    <w:rsid w:val="00EE6CBA"/>
    <w:rsid w:val="00EE76E3"/>
    <w:rsid w:val="00EF12F6"/>
    <w:rsid w:val="00EF14B9"/>
    <w:rsid w:val="00EF1622"/>
    <w:rsid w:val="00EF314F"/>
    <w:rsid w:val="00EF56E6"/>
    <w:rsid w:val="00EF5D20"/>
    <w:rsid w:val="00EF71AF"/>
    <w:rsid w:val="00EF738C"/>
    <w:rsid w:val="00F01A25"/>
    <w:rsid w:val="00F03428"/>
    <w:rsid w:val="00F03F79"/>
    <w:rsid w:val="00F046EE"/>
    <w:rsid w:val="00F047BA"/>
    <w:rsid w:val="00F055E7"/>
    <w:rsid w:val="00F10B2B"/>
    <w:rsid w:val="00F10C70"/>
    <w:rsid w:val="00F10C80"/>
    <w:rsid w:val="00F111B0"/>
    <w:rsid w:val="00F1170F"/>
    <w:rsid w:val="00F139DE"/>
    <w:rsid w:val="00F14900"/>
    <w:rsid w:val="00F14A15"/>
    <w:rsid w:val="00F14F91"/>
    <w:rsid w:val="00F15398"/>
    <w:rsid w:val="00F15403"/>
    <w:rsid w:val="00F15838"/>
    <w:rsid w:val="00F215C2"/>
    <w:rsid w:val="00F21DC0"/>
    <w:rsid w:val="00F2292A"/>
    <w:rsid w:val="00F2293B"/>
    <w:rsid w:val="00F22AC2"/>
    <w:rsid w:val="00F22DC0"/>
    <w:rsid w:val="00F23C8C"/>
    <w:rsid w:val="00F244ED"/>
    <w:rsid w:val="00F24CCB"/>
    <w:rsid w:val="00F25392"/>
    <w:rsid w:val="00F279EB"/>
    <w:rsid w:val="00F27BC3"/>
    <w:rsid w:val="00F3072E"/>
    <w:rsid w:val="00F31433"/>
    <w:rsid w:val="00F314EA"/>
    <w:rsid w:val="00F32A13"/>
    <w:rsid w:val="00F331FA"/>
    <w:rsid w:val="00F33ADD"/>
    <w:rsid w:val="00F348D0"/>
    <w:rsid w:val="00F34A1D"/>
    <w:rsid w:val="00F34D8F"/>
    <w:rsid w:val="00F36ECD"/>
    <w:rsid w:val="00F37B2D"/>
    <w:rsid w:val="00F41587"/>
    <w:rsid w:val="00F4183E"/>
    <w:rsid w:val="00F41DF1"/>
    <w:rsid w:val="00F427FA"/>
    <w:rsid w:val="00F441D5"/>
    <w:rsid w:val="00F452FA"/>
    <w:rsid w:val="00F45F10"/>
    <w:rsid w:val="00F46185"/>
    <w:rsid w:val="00F467CD"/>
    <w:rsid w:val="00F4790D"/>
    <w:rsid w:val="00F526CC"/>
    <w:rsid w:val="00F528F4"/>
    <w:rsid w:val="00F52D4A"/>
    <w:rsid w:val="00F53007"/>
    <w:rsid w:val="00F54C8F"/>
    <w:rsid w:val="00F559E7"/>
    <w:rsid w:val="00F5616B"/>
    <w:rsid w:val="00F56E93"/>
    <w:rsid w:val="00F57C0A"/>
    <w:rsid w:val="00F61D34"/>
    <w:rsid w:val="00F621D8"/>
    <w:rsid w:val="00F634BE"/>
    <w:rsid w:val="00F63C3D"/>
    <w:rsid w:val="00F646D9"/>
    <w:rsid w:val="00F65846"/>
    <w:rsid w:val="00F65A04"/>
    <w:rsid w:val="00F65AB3"/>
    <w:rsid w:val="00F66889"/>
    <w:rsid w:val="00F66CD5"/>
    <w:rsid w:val="00F66D50"/>
    <w:rsid w:val="00F7149D"/>
    <w:rsid w:val="00F72286"/>
    <w:rsid w:val="00F74BF6"/>
    <w:rsid w:val="00F75716"/>
    <w:rsid w:val="00F757EC"/>
    <w:rsid w:val="00F7725B"/>
    <w:rsid w:val="00F77520"/>
    <w:rsid w:val="00F7797A"/>
    <w:rsid w:val="00F80A35"/>
    <w:rsid w:val="00F80F29"/>
    <w:rsid w:val="00F817BF"/>
    <w:rsid w:val="00F8199D"/>
    <w:rsid w:val="00F81CA2"/>
    <w:rsid w:val="00F81F9C"/>
    <w:rsid w:val="00F830ED"/>
    <w:rsid w:val="00F84C91"/>
    <w:rsid w:val="00F859E2"/>
    <w:rsid w:val="00F85A98"/>
    <w:rsid w:val="00F86175"/>
    <w:rsid w:val="00F86405"/>
    <w:rsid w:val="00F87018"/>
    <w:rsid w:val="00F87335"/>
    <w:rsid w:val="00F9061E"/>
    <w:rsid w:val="00F910A8"/>
    <w:rsid w:val="00F91EE5"/>
    <w:rsid w:val="00F92038"/>
    <w:rsid w:val="00F9318D"/>
    <w:rsid w:val="00F933E6"/>
    <w:rsid w:val="00F9408F"/>
    <w:rsid w:val="00F94399"/>
    <w:rsid w:val="00F94E00"/>
    <w:rsid w:val="00F965C8"/>
    <w:rsid w:val="00F9732C"/>
    <w:rsid w:val="00F973B4"/>
    <w:rsid w:val="00FA0B29"/>
    <w:rsid w:val="00FA33FF"/>
    <w:rsid w:val="00FA460D"/>
    <w:rsid w:val="00FA4A0E"/>
    <w:rsid w:val="00FA576A"/>
    <w:rsid w:val="00FA7364"/>
    <w:rsid w:val="00FA75F6"/>
    <w:rsid w:val="00FA798E"/>
    <w:rsid w:val="00FB1ED0"/>
    <w:rsid w:val="00FB34F7"/>
    <w:rsid w:val="00FB35D8"/>
    <w:rsid w:val="00FB3C4A"/>
    <w:rsid w:val="00FB50D2"/>
    <w:rsid w:val="00FB7125"/>
    <w:rsid w:val="00FC0C7A"/>
    <w:rsid w:val="00FC2921"/>
    <w:rsid w:val="00FC42DC"/>
    <w:rsid w:val="00FC43AB"/>
    <w:rsid w:val="00FC5439"/>
    <w:rsid w:val="00FC647B"/>
    <w:rsid w:val="00FC677A"/>
    <w:rsid w:val="00FC6DD6"/>
    <w:rsid w:val="00FC7133"/>
    <w:rsid w:val="00FC7858"/>
    <w:rsid w:val="00FC7B63"/>
    <w:rsid w:val="00FC7CAE"/>
    <w:rsid w:val="00FD05EC"/>
    <w:rsid w:val="00FD0EF1"/>
    <w:rsid w:val="00FD18EA"/>
    <w:rsid w:val="00FD3067"/>
    <w:rsid w:val="00FD33A6"/>
    <w:rsid w:val="00FD3426"/>
    <w:rsid w:val="00FD4519"/>
    <w:rsid w:val="00FD5EF7"/>
    <w:rsid w:val="00FD764F"/>
    <w:rsid w:val="00FD7C4D"/>
    <w:rsid w:val="00FE0089"/>
    <w:rsid w:val="00FE257C"/>
    <w:rsid w:val="00FE2A25"/>
    <w:rsid w:val="00FE40CA"/>
    <w:rsid w:val="00FE4406"/>
    <w:rsid w:val="00FE4CD6"/>
    <w:rsid w:val="00FE63DA"/>
    <w:rsid w:val="00FE7300"/>
    <w:rsid w:val="00FF2818"/>
    <w:rsid w:val="00FF2AE4"/>
    <w:rsid w:val="00FF2C94"/>
    <w:rsid w:val="00FF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,"/>
  <w:listSeparator w:val=";"/>
  <w14:docId w14:val="54428330"/>
  <w15:chartTrackingRefBased/>
  <w15:docId w15:val="{DD97802B-5CF9-48C2-AF94-0E96B7DE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7E3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37E3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7E3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37E32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537E3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37E32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rsid w:val="00537E32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537E32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E32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E3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18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basedOn w:val="a"/>
    <w:uiPriority w:val="1"/>
    <w:qFormat/>
    <w:rsid w:val="00537E32"/>
    <w:rPr>
      <w:szCs w:val="32"/>
    </w:rPr>
  </w:style>
  <w:style w:type="paragraph" w:styleId="a5">
    <w:name w:val="List Paragraph"/>
    <w:aliases w:val="UL,Абзац маркированнный,Список_Ав"/>
    <w:basedOn w:val="a"/>
    <w:link w:val="a6"/>
    <w:uiPriority w:val="34"/>
    <w:qFormat/>
    <w:rsid w:val="00537E32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7F5142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F5142"/>
    <w:rPr>
      <w:rFonts w:ascii="Segoe UI" w:hAnsi="Segoe UI" w:cs="Segoe UI"/>
      <w:sz w:val="18"/>
      <w:szCs w:val="18"/>
    </w:rPr>
  </w:style>
  <w:style w:type="paragraph" w:customStyle="1" w:styleId="a9">
    <w:name w:val="ОТР_Колонтитул_Верх_Левый"/>
    <w:rsid w:val="00D123C8"/>
    <w:pPr>
      <w:suppressAutoHyphens/>
    </w:pPr>
    <w:rPr>
      <w:rFonts w:ascii="Arial" w:eastAsia="Times New Roman" w:hAnsi="Arial" w:cs="Arial"/>
      <w:b/>
      <w:bCs/>
      <w:color w:val="000080"/>
      <w:sz w:val="20"/>
      <w:szCs w:val="20"/>
      <w:lang w:eastAsia="ru-RU"/>
    </w:rPr>
  </w:style>
  <w:style w:type="paragraph" w:customStyle="1" w:styleId="aa">
    <w:name w:val="ОТР_Колонтитул_Верх_Правый"/>
    <w:rsid w:val="00D123C8"/>
    <w:pPr>
      <w:suppressAutoHyphens/>
      <w:jc w:val="right"/>
    </w:pPr>
    <w:rPr>
      <w:rFonts w:ascii="Arial" w:eastAsia="Times New Roman" w:hAnsi="Arial" w:cs="Arial"/>
      <w:b/>
      <w:bCs/>
      <w:color w:val="000080"/>
      <w:sz w:val="20"/>
      <w:szCs w:val="20"/>
      <w:lang w:eastAsia="ru-RU"/>
    </w:rPr>
  </w:style>
  <w:style w:type="paragraph" w:customStyle="1" w:styleId="ab">
    <w:name w:val="ОТР_Колонтитул_Верх_Центр"/>
    <w:rsid w:val="00D123C8"/>
    <w:pPr>
      <w:suppressAutoHyphens/>
      <w:jc w:val="center"/>
    </w:pPr>
    <w:rPr>
      <w:rFonts w:ascii="Arial" w:eastAsia="Times New Roman" w:hAnsi="Arial" w:cs="Arial"/>
      <w:b/>
      <w:bCs/>
      <w:color w:val="000080"/>
      <w:sz w:val="20"/>
      <w:szCs w:val="20"/>
      <w:lang w:eastAsia="ru-RU"/>
    </w:rPr>
  </w:style>
  <w:style w:type="character" w:styleId="ac">
    <w:name w:val="annotation reference"/>
    <w:basedOn w:val="a0"/>
    <w:uiPriority w:val="99"/>
    <w:semiHidden/>
    <w:unhideWhenUsed/>
    <w:rsid w:val="0061221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1221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61221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61221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12218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8411DF"/>
    <w:rPr>
      <w:color w:val="0563C1" w:themeColor="hyperlink"/>
      <w:u w:val="single"/>
    </w:rPr>
  </w:style>
  <w:style w:type="character" w:styleId="af2">
    <w:name w:val="FollowedHyperlink"/>
    <w:basedOn w:val="a0"/>
    <w:uiPriority w:val="99"/>
    <w:semiHidden/>
    <w:unhideWhenUsed/>
    <w:rsid w:val="008411DF"/>
    <w:rPr>
      <w:color w:val="954F72" w:themeColor="followedHyperlink"/>
      <w:u w:val="single"/>
    </w:rPr>
  </w:style>
  <w:style w:type="paragraph" w:styleId="af3">
    <w:name w:val="Normal (Web)"/>
    <w:basedOn w:val="a"/>
    <w:uiPriority w:val="99"/>
    <w:unhideWhenUsed/>
    <w:rsid w:val="005D097E"/>
    <w:pPr>
      <w:spacing w:before="100" w:beforeAutospacing="1" w:after="100" w:afterAutospacing="1"/>
    </w:pPr>
    <w:rPr>
      <w:rFonts w:ascii="Times New Roman" w:hAnsi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7E3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37E3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37E3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537E32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537E32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537E32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rsid w:val="00537E32"/>
    <w:rPr>
      <w:rFonts w:cstheme="majorBidi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42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265E"/>
    <w:rPr>
      <w:rFonts w:ascii="Courier New" w:hAnsi="Courier New" w:cs="Courier New"/>
      <w:sz w:val="20"/>
      <w:szCs w:val="20"/>
      <w:lang w:eastAsia="ru-RU"/>
    </w:rPr>
  </w:style>
  <w:style w:type="paragraph" w:customStyle="1" w:styleId="af4">
    <w:name w:val="Содержимое таблицы"/>
    <w:basedOn w:val="a"/>
    <w:rsid w:val="00260EBB"/>
    <w:pPr>
      <w:widowControl w:val="0"/>
      <w:suppressLineNumbers/>
    </w:pPr>
    <w:rPr>
      <w:rFonts w:ascii="Times New Roman" w:eastAsia="Arial" w:hAnsi="Times New Roman"/>
      <w:sz w:val="20"/>
      <w:lang w:eastAsia="hi-IN" w:bidi="hi-IN"/>
    </w:rPr>
  </w:style>
  <w:style w:type="paragraph" w:customStyle="1" w:styleId="Standard">
    <w:name w:val="Standard"/>
    <w:rsid w:val="00260EBB"/>
    <w:pPr>
      <w:widowControl w:val="0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character" w:customStyle="1" w:styleId="a6">
    <w:name w:val="Абзац списка Знак"/>
    <w:aliases w:val="UL Знак,Абзац маркированнный Знак,Список_Ав Знак"/>
    <w:link w:val="a5"/>
    <w:uiPriority w:val="34"/>
    <w:locked/>
    <w:rsid w:val="002D2997"/>
    <w:rPr>
      <w:sz w:val="24"/>
      <w:szCs w:val="24"/>
    </w:rPr>
  </w:style>
  <w:style w:type="paragraph" w:styleId="af5">
    <w:name w:val="Revision"/>
    <w:hidden/>
    <w:uiPriority w:val="99"/>
    <w:semiHidden/>
    <w:rsid w:val="005D74FB"/>
  </w:style>
  <w:style w:type="character" w:customStyle="1" w:styleId="80">
    <w:name w:val="Заголовок 8 Знак"/>
    <w:basedOn w:val="a0"/>
    <w:link w:val="8"/>
    <w:uiPriority w:val="9"/>
    <w:semiHidden/>
    <w:rsid w:val="00537E32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37E32"/>
    <w:rPr>
      <w:rFonts w:asciiTheme="majorHAnsi" w:eastAsiaTheme="majorEastAsia" w:hAnsiTheme="majorHAnsi" w:cstheme="majorBidi"/>
    </w:rPr>
  </w:style>
  <w:style w:type="paragraph" w:styleId="af6">
    <w:name w:val="caption"/>
    <w:basedOn w:val="a"/>
    <w:next w:val="a"/>
    <w:uiPriority w:val="35"/>
    <w:semiHidden/>
    <w:unhideWhenUsed/>
    <w:rsid w:val="00537E32"/>
    <w:pPr>
      <w:spacing w:after="200"/>
    </w:pPr>
    <w:rPr>
      <w:i/>
      <w:iCs/>
      <w:color w:val="44546A" w:themeColor="text2"/>
      <w:sz w:val="18"/>
      <w:szCs w:val="18"/>
    </w:rPr>
  </w:style>
  <w:style w:type="paragraph" w:styleId="af7">
    <w:name w:val="Title"/>
    <w:basedOn w:val="a"/>
    <w:next w:val="a"/>
    <w:link w:val="af8"/>
    <w:uiPriority w:val="10"/>
    <w:qFormat/>
    <w:rsid w:val="00537E3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8">
    <w:name w:val="Заголовок Знак"/>
    <w:basedOn w:val="a0"/>
    <w:link w:val="af7"/>
    <w:uiPriority w:val="10"/>
    <w:rsid w:val="00537E3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f9">
    <w:name w:val="Subtitle"/>
    <w:basedOn w:val="a"/>
    <w:next w:val="a"/>
    <w:link w:val="afa"/>
    <w:uiPriority w:val="11"/>
    <w:qFormat/>
    <w:rsid w:val="00537E3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a">
    <w:name w:val="Подзаголовок Знак"/>
    <w:basedOn w:val="a0"/>
    <w:link w:val="af9"/>
    <w:uiPriority w:val="11"/>
    <w:rsid w:val="00537E32"/>
    <w:rPr>
      <w:rFonts w:asciiTheme="majorHAnsi" w:eastAsiaTheme="majorEastAsia" w:hAnsiTheme="majorHAnsi"/>
      <w:sz w:val="24"/>
      <w:szCs w:val="24"/>
    </w:rPr>
  </w:style>
  <w:style w:type="character" w:styleId="afb">
    <w:name w:val="Strong"/>
    <w:basedOn w:val="a0"/>
    <w:uiPriority w:val="22"/>
    <w:qFormat/>
    <w:rsid w:val="00537E32"/>
    <w:rPr>
      <w:b/>
      <w:bCs/>
    </w:rPr>
  </w:style>
  <w:style w:type="character" w:styleId="afc">
    <w:name w:val="Emphasis"/>
    <w:basedOn w:val="a0"/>
    <w:uiPriority w:val="20"/>
    <w:qFormat/>
    <w:rsid w:val="00537E32"/>
    <w:rPr>
      <w:rFonts w:asciiTheme="minorHAnsi" w:hAnsiTheme="minorHAnsi"/>
      <w:b/>
      <w:i/>
      <w:iCs/>
    </w:rPr>
  </w:style>
  <w:style w:type="paragraph" w:styleId="21">
    <w:name w:val="Quote"/>
    <w:basedOn w:val="a"/>
    <w:next w:val="a"/>
    <w:link w:val="22"/>
    <w:uiPriority w:val="29"/>
    <w:qFormat/>
    <w:rsid w:val="00537E32"/>
    <w:rPr>
      <w:i/>
    </w:rPr>
  </w:style>
  <w:style w:type="character" w:customStyle="1" w:styleId="22">
    <w:name w:val="Цитата 2 Знак"/>
    <w:basedOn w:val="a0"/>
    <w:link w:val="21"/>
    <w:uiPriority w:val="29"/>
    <w:rsid w:val="00537E32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qFormat/>
    <w:rsid w:val="00537E32"/>
    <w:pPr>
      <w:ind w:left="720" w:right="720"/>
    </w:pPr>
    <w:rPr>
      <w:b/>
      <w:i/>
      <w:szCs w:val="22"/>
    </w:rPr>
  </w:style>
  <w:style w:type="character" w:customStyle="1" w:styleId="afe">
    <w:name w:val="Выделенная цитата Знак"/>
    <w:basedOn w:val="a0"/>
    <w:link w:val="afd"/>
    <w:uiPriority w:val="30"/>
    <w:rsid w:val="00537E32"/>
    <w:rPr>
      <w:b/>
      <w:i/>
      <w:sz w:val="24"/>
    </w:rPr>
  </w:style>
  <w:style w:type="character" w:styleId="aff">
    <w:name w:val="Subtle Emphasis"/>
    <w:uiPriority w:val="19"/>
    <w:qFormat/>
    <w:rsid w:val="00537E32"/>
    <w:rPr>
      <w:i/>
      <w:color w:val="5A5A5A" w:themeColor="text1" w:themeTint="A5"/>
    </w:rPr>
  </w:style>
  <w:style w:type="character" w:styleId="aff0">
    <w:name w:val="Intense Emphasis"/>
    <w:basedOn w:val="a0"/>
    <w:uiPriority w:val="21"/>
    <w:qFormat/>
    <w:rsid w:val="00537E32"/>
    <w:rPr>
      <w:b/>
      <w:i/>
      <w:sz w:val="24"/>
      <w:szCs w:val="24"/>
      <w:u w:val="single"/>
    </w:rPr>
  </w:style>
  <w:style w:type="character" w:styleId="aff1">
    <w:name w:val="Subtle Reference"/>
    <w:basedOn w:val="a0"/>
    <w:uiPriority w:val="31"/>
    <w:qFormat/>
    <w:rsid w:val="00537E32"/>
    <w:rPr>
      <w:sz w:val="24"/>
      <w:szCs w:val="24"/>
      <w:u w:val="single"/>
    </w:rPr>
  </w:style>
  <w:style w:type="character" w:styleId="aff2">
    <w:name w:val="Intense Reference"/>
    <w:basedOn w:val="a0"/>
    <w:uiPriority w:val="32"/>
    <w:qFormat/>
    <w:rsid w:val="00537E32"/>
    <w:rPr>
      <w:b/>
      <w:sz w:val="24"/>
      <w:u w:val="single"/>
    </w:rPr>
  </w:style>
  <w:style w:type="character" w:styleId="aff3">
    <w:name w:val="Book Title"/>
    <w:basedOn w:val="a0"/>
    <w:uiPriority w:val="33"/>
    <w:qFormat/>
    <w:rsid w:val="00537E32"/>
    <w:rPr>
      <w:rFonts w:asciiTheme="majorHAnsi" w:eastAsiaTheme="majorEastAsia" w:hAnsiTheme="majorHAnsi"/>
      <w:b/>
      <w:i/>
      <w:sz w:val="24"/>
      <w:szCs w:val="24"/>
    </w:rPr>
  </w:style>
  <w:style w:type="paragraph" w:styleId="aff4">
    <w:name w:val="TOC Heading"/>
    <w:basedOn w:val="1"/>
    <w:next w:val="a"/>
    <w:uiPriority w:val="39"/>
    <w:semiHidden/>
    <w:unhideWhenUsed/>
    <w:qFormat/>
    <w:rsid w:val="00537E32"/>
    <w:pPr>
      <w:outlineLvl w:val="9"/>
    </w:pPr>
  </w:style>
  <w:style w:type="character" w:customStyle="1" w:styleId="author">
    <w:name w:val="author"/>
    <w:basedOn w:val="a0"/>
    <w:rsid w:val="00443C01"/>
  </w:style>
  <w:style w:type="paragraph" w:styleId="aff5">
    <w:name w:val="footnote text"/>
    <w:basedOn w:val="a"/>
    <w:link w:val="aff6"/>
    <w:rsid w:val="003545C0"/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6">
    <w:name w:val="Текст сноски Знак"/>
    <w:basedOn w:val="a0"/>
    <w:link w:val="aff5"/>
    <w:rsid w:val="003545C0"/>
    <w:rPr>
      <w:rFonts w:ascii="Times New Roman" w:eastAsia="Times New Roman" w:hAnsi="Times New Roman"/>
      <w:sz w:val="20"/>
      <w:szCs w:val="20"/>
      <w:lang w:eastAsia="ru-RU"/>
    </w:rPr>
  </w:style>
  <w:style w:type="character" w:styleId="aff7">
    <w:name w:val="footnote reference"/>
    <w:basedOn w:val="a0"/>
    <w:rsid w:val="003545C0"/>
    <w:rPr>
      <w:vertAlign w:val="superscript"/>
    </w:rPr>
  </w:style>
  <w:style w:type="paragraph" w:styleId="aff8">
    <w:name w:val="footer"/>
    <w:basedOn w:val="a"/>
    <w:link w:val="aff9"/>
    <w:uiPriority w:val="99"/>
    <w:rsid w:val="00C20CEE"/>
    <w:pPr>
      <w:tabs>
        <w:tab w:val="center" w:pos="4677"/>
        <w:tab w:val="right" w:pos="9355"/>
      </w:tabs>
    </w:pPr>
    <w:rPr>
      <w:rFonts w:ascii="Times New Roman" w:eastAsia="Times New Roman" w:hAnsi="Times New Roman"/>
      <w:lang w:eastAsia="ru-RU"/>
    </w:rPr>
  </w:style>
  <w:style w:type="character" w:customStyle="1" w:styleId="aff9">
    <w:name w:val="Нижний колонтитул Знак"/>
    <w:basedOn w:val="a0"/>
    <w:link w:val="aff8"/>
    <w:uiPriority w:val="99"/>
    <w:rsid w:val="00C20CEE"/>
    <w:rPr>
      <w:rFonts w:ascii="Times New Roman" w:eastAsia="Times New Roman" w:hAnsi="Times New Roman"/>
      <w:sz w:val="24"/>
      <w:szCs w:val="24"/>
      <w:lang w:eastAsia="ru-RU"/>
    </w:rPr>
  </w:style>
  <w:style w:type="paragraph" w:styleId="affa">
    <w:name w:val="header"/>
    <w:basedOn w:val="a"/>
    <w:link w:val="affb"/>
    <w:uiPriority w:val="99"/>
    <w:unhideWhenUsed/>
    <w:rsid w:val="00B70482"/>
    <w:pPr>
      <w:tabs>
        <w:tab w:val="center" w:pos="4677"/>
        <w:tab w:val="right" w:pos="9355"/>
      </w:tabs>
    </w:pPr>
  </w:style>
  <w:style w:type="character" w:customStyle="1" w:styleId="affb">
    <w:name w:val="Верхний колонтитул Знак"/>
    <w:basedOn w:val="a0"/>
    <w:link w:val="affa"/>
    <w:uiPriority w:val="99"/>
    <w:rsid w:val="00B70482"/>
    <w:rPr>
      <w:sz w:val="24"/>
      <w:szCs w:val="24"/>
    </w:rPr>
  </w:style>
  <w:style w:type="character" w:customStyle="1" w:styleId="error">
    <w:name w:val="error"/>
    <w:basedOn w:val="a0"/>
    <w:rsid w:val="001C27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71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43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8.emf"/></Relationship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8.png"/><Relationship Id="rId21" Type="http://schemas.openxmlformats.org/officeDocument/2006/relationships/oleObject" Target="embeddings/oleObject2.bin"/><Relationship Id="rId42" Type="http://schemas.openxmlformats.org/officeDocument/2006/relationships/image" Target="media/image17.png"/><Relationship Id="rId63" Type="http://schemas.openxmlformats.org/officeDocument/2006/relationships/image" Target="media/image36.png"/><Relationship Id="rId84" Type="http://schemas.openxmlformats.org/officeDocument/2006/relationships/image" Target="media/image57.png"/><Relationship Id="rId138" Type="http://schemas.openxmlformats.org/officeDocument/2006/relationships/oleObject" Target="embeddings/oleObject9.bin"/><Relationship Id="rId159" Type="http://schemas.openxmlformats.org/officeDocument/2006/relationships/image" Target="media/image124.png"/><Relationship Id="rId170" Type="http://schemas.openxmlformats.org/officeDocument/2006/relationships/footer" Target="footer1.xml"/><Relationship Id="rId107" Type="http://schemas.openxmlformats.org/officeDocument/2006/relationships/image" Target="media/image78.png"/><Relationship Id="rId11" Type="http://schemas.openxmlformats.org/officeDocument/2006/relationships/hyperlink" Target="https://portal.banksoyuz.ru/inter/portal/people.nsf/DocumentsC?OpenView&amp;RestrictToCategory=%D0%94%D0%B5%D0%BF%D0%B0%D1%80%D1%82%D0%B0%D0%BC%D0%B5%D0%BD%D1%82%20%D0%BF%D0%BB%D0%B0%D1%82%D0%B5%D0%B6%D0%BD%D1%8B%D1%85%20%D0%BA%D0%B0%D1%80%D1%82" TargetMode="External"/><Relationship Id="rId32" Type="http://schemas.openxmlformats.org/officeDocument/2006/relationships/image" Target="media/image7.emf"/><Relationship Id="rId53" Type="http://schemas.openxmlformats.org/officeDocument/2006/relationships/image" Target="media/image27.emf"/><Relationship Id="rId74" Type="http://schemas.openxmlformats.org/officeDocument/2006/relationships/image" Target="media/image47.png"/><Relationship Id="rId128" Type="http://schemas.openxmlformats.org/officeDocument/2006/relationships/image" Target="media/image99.png"/><Relationship Id="rId149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95" Type="http://schemas.openxmlformats.org/officeDocument/2006/relationships/image" Target="media/image66.png"/><Relationship Id="rId160" Type="http://schemas.openxmlformats.org/officeDocument/2006/relationships/image" Target="media/image125.png"/><Relationship Id="rId22" Type="http://schemas.openxmlformats.org/officeDocument/2006/relationships/image" Target="media/image5.emf"/><Relationship Id="rId43" Type="http://schemas.openxmlformats.org/officeDocument/2006/relationships/image" Target="media/image18.png"/><Relationship Id="rId64" Type="http://schemas.openxmlformats.org/officeDocument/2006/relationships/image" Target="media/image37.png"/><Relationship Id="rId118" Type="http://schemas.openxmlformats.org/officeDocument/2006/relationships/image" Target="media/image89.png"/><Relationship Id="rId139" Type="http://schemas.openxmlformats.org/officeDocument/2006/relationships/image" Target="media/image108.png"/><Relationship Id="rId85" Type="http://schemas.openxmlformats.org/officeDocument/2006/relationships/image" Target="media/image58.png"/><Relationship Id="rId150" Type="http://schemas.openxmlformats.org/officeDocument/2006/relationships/image" Target="media/image116.png"/><Relationship Id="rId171" Type="http://schemas.openxmlformats.org/officeDocument/2006/relationships/fontTable" Target="fontTable.xml"/><Relationship Id="rId12" Type="http://schemas.openxmlformats.org/officeDocument/2006/relationships/hyperlink" Target="mailto:Sergey.Kolbe@ingobank.ru" TargetMode="External"/><Relationship Id="rId33" Type="http://schemas.openxmlformats.org/officeDocument/2006/relationships/oleObject" Target="embeddings/oleObject4.bin"/><Relationship Id="rId108" Type="http://schemas.openxmlformats.org/officeDocument/2006/relationships/image" Target="media/image79.png"/><Relationship Id="rId129" Type="http://schemas.openxmlformats.org/officeDocument/2006/relationships/image" Target="media/image100.png"/><Relationship Id="rId54" Type="http://schemas.openxmlformats.org/officeDocument/2006/relationships/oleObject" Target="embeddings/oleObject6.bin"/><Relationship Id="rId75" Type="http://schemas.openxmlformats.org/officeDocument/2006/relationships/image" Target="media/image48.png"/><Relationship Id="rId96" Type="http://schemas.openxmlformats.org/officeDocument/2006/relationships/image" Target="media/image67.png"/><Relationship Id="rId140" Type="http://schemas.openxmlformats.org/officeDocument/2006/relationships/image" Target="media/image109.png"/><Relationship Id="rId161" Type="http://schemas.openxmlformats.org/officeDocument/2006/relationships/image" Target="media/image1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3.bin"/><Relationship Id="rId28" Type="http://schemas.openxmlformats.org/officeDocument/2006/relationships/hyperlink" Target="https://wiki.banksoyuz.ru/display/~IlinaEV@mosk.banksoyuz.ru" TargetMode="External"/><Relationship Id="rId49" Type="http://schemas.openxmlformats.org/officeDocument/2006/relationships/image" Target="media/image23.png"/><Relationship Id="rId114" Type="http://schemas.openxmlformats.org/officeDocument/2006/relationships/image" Target="media/image85.png"/><Relationship Id="rId119" Type="http://schemas.openxmlformats.org/officeDocument/2006/relationships/image" Target="media/image90.png"/><Relationship Id="rId44" Type="http://schemas.openxmlformats.org/officeDocument/2006/relationships/image" Target="media/image19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81" Type="http://schemas.openxmlformats.org/officeDocument/2006/relationships/image" Target="media/image54.png"/><Relationship Id="rId86" Type="http://schemas.openxmlformats.org/officeDocument/2006/relationships/image" Target="media/image59.png"/><Relationship Id="rId130" Type="http://schemas.openxmlformats.org/officeDocument/2006/relationships/image" Target="media/image101.png"/><Relationship Id="rId135" Type="http://schemas.openxmlformats.org/officeDocument/2006/relationships/image" Target="media/image106.png"/><Relationship Id="rId151" Type="http://schemas.openxmlformats.org/officeDocument/2006/relationships/image" Target="cid:image002.png@01D94A9F.0C8441F0" TargetMode="External"/><Relationship Id="rId156" Type="http://schemas.openxmlformats.org/officeDocument/2006/relationships/image" Target="media/image121.png"/><Relationship Id="rId172" Type="http://schemas.microsoft.com/office/2011/relationships/people" Target="people.xml"/><Relationship Id="rId13" Type="http://schemas.openxmlformats.org/officeDocument/2006/relationships/hyperlink" Target="mailto:Vitaliy.Meshkov@ingobank.ru" TargetMode="External"/><Relationship Id="rId18" Type="http://schemas.openxmlformats.org/officeDocument/2006/relationships/image" Target="media/image3.emf"/><Relationship Id="rId39" Type="http://schemas.openxmlformats.org/officeDocument/2006/relationships/image" Target="media/image14.png"/><Relationship Id="rId109" Type="http://schemas.openxmlformats.org/officeDocument/2006/relationships/image" Target="media/image80.png"/><Relationship Id="rId34" Type="http://schemas.openxmlformats.org/officeDocument/2006/relationships/image" Target="media/image9.png"/><Relationship Id="rId50" Type="http://schemas.openxmlformats.org/officeDocument/2006/relationships/image" Target="media/image24.png"/><Relationship Id="rId55" Type="http://schemas.openxmlformats.org/officeDocument/2006/relationships/image" Target="media/image28.png"/><Relationship Id="rId76" Type="http://schemas.openxmlformats.org/officeDocument/2006/relationships/image" Target="media/image49.png"/><Relationship Id="rId97" Type="http://schemas.openxmlformats.org/officeDocument/2006/relationships/image" Target="media/image68.png"/><Relationship Id="rId104" Type="http://schemas.openxmlformats.org/officeDocument/2006/relationships/image" Target="media/image75.png"/><Relationship Id="rId120" Type="http://schemas.openxmlformats.org/officeDocument/2006/relationships/image" Target="media/image91.png"/><Relationship Id="rId125" Type="http://schemas.openxmlformats.org/officeDocument/2006/relationships/image" Target="media/image96.png"/><Relationship Id="rId141" Type="http://schemas.openxmlformats.org/officeDocument/2006/relationships/image" Target="media/image110.png"/><Relationship Id="rId146" Type="http://schemas.openxmlformats.org/officeDocument/2006/relationships/image" Target="media/image114.png"/><Relationship Id="rId167" Type="http://schemas.openxmlformats.org/officeDocument/2006/relationships/image" Target="media/image129.png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92" Type="http://schemas.openxmlformats.org/officeDocument/2006/relationships/oleObject" Target="embeddings/oleObject8.bin"/><Relationship Id="rId162" Type="http://schemas.openxmlformats.org/officeDocument/2006/relationships/image" Target="cid:image003.png@01D9A388.846806B0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iki.banksoyuz.ru/pages/viewpreviousversions.action?pageId=27822896" TargetMode="External"/><Relationship Id="rId24" Type="http://schemas.openxmlformats.org/officeDocument/2006/relationships/comments" Target="comments.xml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66" Type="http://schemas.openxmlformats.org/officeDocument/2006/relationships/image" Target="media/image39.png"/><Relationship Id="rId87" Type="http://schemas.openxmlformats.org/officeDocument/2006/relationships/oleObject" Target="embeddings/oleObject7.bin"/><Relationship Id="rId110" Type="http://schemas.openxmlformats.org/officeDocument/2006/relationships/image" Target="media/image81.png"/><Relationship Id="rId115" Type="http://schemas.openxmlformats.org/officeDocument/2006/relationships/image" Target="media/image86.png"/><Relationship Id="rId131" Type="http://schemas.openxmlformats.org/officeDocument/2006/relationships/image" Target="media/image102.png"/><Relationship Id="rId136" Type="http://schemas.openxmlformats.org/officeDocument/2006/relationships/hyperlink" Target="https://jira.banksoyuz.ru/browse/EXADEP-112" TargetMode="External"/><Relationship Id="rId157" Type="http://schemas.openxmlformats.org/officeDocument/2006/relationships/image" Target="media/image122.png"/><Relationship Id="rId61" Type="http://schemas.openxmlformats.org/officeDocument/2006/relationships/image" Target="media/image34.png"/><Relationship Id="rId82" Type="http://schemas.openxmlformats.org/officeDocument/2006/relationships/image" Target="media/image55.png"/><Relationship Id="rId152" Type="http://schemas.openxmlformats.org/officeDocument/2006/relationships/image" Target="media/image117.png"/><Relationship Id="rId173" Type="http://schemas.openxmlformats.org/officeDocument/2006/relationships/theme" Target="theme/theme1.xml"/><Relationship Id="rId19" Type="http://schemas.openxmlformats.org/officeDocument/2006/relationships/oleObject" Target="embeddings/oleObject1.bin"/><Relationship Id="rId14" Type="http://schemas.openxmlformats.org/officeDocument/2006/relationships/hyperlink" Target="https://portal.banksoyuz.ru/inter/portal/people.nsf/DocumentsC?OpenView&amp;RestrictToCategory=%D0%94%D0%B5%D0%BF%D0%B0%D1%80%D1%82%D0%B0%D0%BC%D0%B5%D0%BD%D1%82%20%D1%80%D0%B0%D0%B7%D0%B2%D0%B8%D1%82%D0%B8%D1%8F" TargetMode="External"/><Relationship Id="rId30" Type="http://schemas.openxmlformats.org/officeDocument/2006/relationships/hyperlink" Target="https://wiki.banksoyuz.ru/pages/viewpage.action?pageId=27822896&amp;focusedCommentId=27822912" TargetMode="External"/><Relationship Id="rId35" Type="http://schemas.openxmlformats.org/officeDocument/2006/relationships/image" Target="media/image10.png"/><Relationship Id="rId56" Type="http://schemas.openxmlformats.org/officeDocument/2006/relationships/image" Target="media/image29.png"/><Relationship Id="rId77" Type="http://schemas.openxmlformats.org/officeDocument/2006/relationships/image" Target="media/image50.png"/><Relationship Id="rId100" Type="http://schemas.openxmlformats.org/officeDocument/2006/relationships/image" Target="media/image71.png"/><Relationship Id="rId105" Type="http://schemas.openxmlformats.org/officeDocument/2006/relationships/image" Target="media/image76.png"/><Relationship Id="rId126" Type="http://schemas.openxmlformats.org/officeDocument/2006/relationships/image" Target="media/image97.png"/><Relationship Id="rId147" Type="http://schemas.openxmlformats.org/officeDocument/2006/relationships/image" Target="cid:image003.png@01D9CAC9.27430080" TargetMode="External"/><Relationship Id="rId168" Type="http://schemas.openxmlformats.org/officeDocument/2006/relationships/image" Target="cid:image001.png@01DA0BF1.F9EACEF0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72" Type="http://schemas.openxmlformats.org/officeDocument/2006/relationships/image" Target="media/image45.png"/><Relationship Id="rId93" Type="http://schemas.openxmlformats.org/officeDocument/2006/relationships/image" Target="media/image64.png"/><Relationship Id="rId98" Type="http://schemas.openxmlformats.org/officeDocument/2006/relationships/image" Target="media/image69.png"/><Relationship Id="rId121" Type="http://schemas.openxmlformats.org/officeDocument/2006/relationships/image" Target="media/image92.png"/><Relationship Id="rId142" Type="http://schemas.openxmlformats.org/officeDocument/2006/relationships/image" Target="media/image111.png"/><Relationship Id="rId163" Type="http://schemas.openxmlformats.org/officeDocument/2006/relationships/image" Target="media/image127.png"/><Relationship Id="rId3" Type="http://schemas.openxmlformats.org/officeDocument/2006/relationships/styles" Target="styles.xml"/><Relationship Id="rId25" Type="http://schemas.microsoft.com/office/2011/relationships/commentsExtended" Target="commentsExtended.xml"/><Relationship Id="rId46" Type="http://schemas.openxmlformats.org/officeDocument/2006/relationships/image" Target="media/image21.jpeg"/><Relationship Id="rId67" Type="http://schemas.openxmlformats.org/officeDocument/2006/relationships/image" Target="media/image40.png"/><Relationship Id="rId116" Type="http://schemas.openxmlformats.org/officeDocument/2006/relationships/image" Target="media/image87.png"/><Relationship Id="rId137" Type="http://schemas.openxmlformats.org/officeDocument/2006/relationships/image" Target="media/image107.emf"/><Relationship Id="rId158" Type="http://schemas.openxmlformats.org/officeDocument/2006/relationships/image" Target="media/image123.png"/><Relationship Id="rId20" Type="http://schemas.openxmlformats.org/officeDocument/2006/relationships/image" Target="media/image4.emf"/><Relationship Id="rId41" Type="http://schemas.openxmlformats.org/officeDocument/2006/relationships/image" Target="media/image16.png"/><Relationship Id="rId62" Type="http://schemas.openxmlformats.org/officeDocument/2006/relationships/image" Target="media/image35.png"/><Relationship Id="rId83" Type="http://schemas.openxmlformats.org/officeDocument/2006/relationships/image" Target="media/image56.png"/><Relationship Id="rId88" Type="http://schemas.openxmlformats.org/officeDocument/2006/relationships/image" Target="media/image60.png"/><Relationship Id="rId111" Type="http://schemas.openxmlformats.org/officeDocument/2006/relationships/image" Target="media/image82.png"/><Relationship Id="rId132" Type="http://schemas.openxmlformats.org/officeDocument/2006/relationships/image" Target="media/image103.png"/><Relationship Id="rId153" Type="http://schemas.openxmlformats.org/officeDocument/2006/relationships/image" Target="media/image118.png"/><Relationship Id="rId174" Type="http://schemas.microsoft.com/office/2016/09/relationships/commentsIds" Target="commentsIds.xml"/><Relationship Id="rId15" Type="http://schemas.openxmlformats.org/officeDocument/2006/relationships/hyperlink" Target="https://portal.banksoyuz.ru/inter/portal/people.nsf/DocumentsC?OpenView&amp;RestrictToCategory=%D0%94%D0%B5%D0%BF%D0%B0%D1%80%D1%82%D0%B0%D0%BC%D0%B5%D0%BD%D1%82%20%D1%80%D0%B0%D0%B7%D0%B2%D0%B8%D1%82%D0%B8%D1%8F%2F%D0%A3%D0%BF%D1%80%D0%B0%D0%B2%D0%BB%D0%B5%D0%BD%D0%B8%D0%B5%20%D0%B0%D0%BD%D0%B0%D0%BB%D0%B8%D0%B7%D0%B0%20%D0%B8%20%D1%80%D0%B0%D0%B7%D1%80%D0%B0%D0%B1%D0%BE%D1%82%D0%BA%D0%B8%20%D0%BF%D1%80%D0%BE%D0%B3%D1%80%D0%B0%D0%BC%D0%BC%D0%BD%D1%8B%D1%85%20%D1%80%D0%B5%D1%88%D0%B5%D0%BD%D0%B8%D0%B9" TargetMode="External"/><Relationship Id="rId36" Type="http://schemas.openxmlformats.org/officeDocument/2006/relationships/image" Target="media/image11.png"/><Relationship Id="rId57" Type="http://schemas.openxmlformats.org/officeDocument/2006/relationships/image" Target="media/image30.png"/><Relationship Id="rId106" Type="http://schemas.openxmlformats.org/officeDocument/2006/relationships/image" Target="media/image77.png"/><Relationship Id="rId127" Type="http://schemas.openxmlformats.org/officeDocument/2006/relationships/image" Target="media/image98.png"/><Relationship Id="rId10" Type="http://schemas.openxmlformats.org/officeDocument/2006/relationships/hyperlink" Target="mailto:Vitalii.Sinabdeev@ingobank.ru" TargetMode="External"/><Relationship Id="rId31" Type="http://schemas.openxmlformats.org/officeDocument/2006/relationships/image" Target="media/image6.png"/><Relationship Id="rId52" Type="http://schemas.openxmlformats.org/officeDocument/2006/relationships/image" Target="media/image26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94" Type="http://schemas.openxmlformats.org/officeDocument/2006/relationships/image" Target="media/image65.png"/><Relationship Id="rId99" Type="http://schemas.openxmlformats.org/officeDocument/2006/relationships/image" Target="media/image70.png"/><Relationship Id="rId101" Type="http://schemas.openxmlformats.org/officeDocument/2006/relationships/image" Target="media/image72.png"/><Relationship Id="rId122" Type="http://schemas.openxmlformats.org/officeDocument/2006/relationships/image" Target="media/image93.png"/><Relationship Id="rId143" Type="http://schemas.openxmlformats.org/officeDocument/2006/relationships/image" Target="media/image112.png"/><Relationship Id="rId148" Type="http://schemas.openxmlformats.org/officeDocument/2006/relationships/image" Target="media/image115.emf"/><Relationship Id="rId164" Type="http://schemas.openxmlformats.org/officeDocument/2006/relationships/image" Target="cid:image007.png@01D9B5B1.9FA94610" TargetMode="External"/><Relationship Id="rId169" Type="http://schemas.openxmlformats.org/officeDocument/2006/relationships/hyperlink" Target="mailto:Natalya.Prutnikova@ingobank.ru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1.png@01DAADBB.4225BCF0" TargetMode="External"/><Relationship Id="rId26" Type="http://schemas.openxmlformats.org/officeDocument/2006/relationships/hyperlink" Target="https://wiki.banksoyuz.ru/pages/viewpage.action?pageId=27822896&amp;focusedCommentId=27822912" TargetMode="External"/><Relationship Id="rId47" Type="http://schemas.openxmlformats.org/officeDocument/2006/relationships/image" Target="cid:image021.jpg@01DAE789.60459680" TargetMode="External"/><Relationship Id="rId68" Type="http://schemas.openxmlformats.org/officeDocument/2006/relationships/image" Target="media/image41.png"/><Relationship Id="rId89" Type="http://schemas.openxmlformats.org/officeDocument/2006/relationships/image" Target="media/image61.png"/><Relationship Id="rId112" Type="http://schemas.openxmlformats.org/officeDocument/2006/relationships/image" Target="media/image83.png"/><Relationship Id="rId133" Type="http://schemas.openxmlformats.org/officeDocument/2006/relationships/image" Target="media/image104.png"/><Relationship Id="rId154" Type="http://schemas.openxmlformats.org/officeDocument/2006/relationships/image" Target="media/image119.png"/><Relationship Id="rId16" Type="http://schemas.openxmlformats.org/officeDocument/2006/relationships/hyperlink" Target="mailto:SeluyanovMV@ingobank.ru" TargetMode="External"/><Relationship Id="rId37" Type="http://schemas.openxmlformats.org/officeDocument/2006/relationships/image" Target="media/image12.png"/><Relationship Id="rId58" Type="http://schemas.openxmlformats.org/officeDocument/2006/relationships/image" Target="media/image31.png"/><Relationship Id="rId79" Type="http://schemas.openxmlformats.org/officeDocument/2006/relationships/image" Target="media/image52.png"/><Relationship Id="rId102" Type="http://schemas.openxmlformats.org/officeDocument/2006/relationships/image" Target="media/image73.png"/><Relationship Id="rId123" Type="http://schemas.openxmlformats.org/officeDocument/2006/relationships/image" Target="media/image94.png"/><Relationship Id="rId144" Type="http://schemas.openxmlformats.org/officeDocument/2006/relationships/image" Target="media/image113.png"/><Relationship Id="rId90" Type="http://schemas.openxmlformats.org/officeDocument/2006/relationships/image" Target="media/image62.png"/><Relationship Id="rId165" Type="http://schemas.openxmlformats.org/officeDocument/2006/relationships/image" Target="media/image128.png"/><Relationship Id="rId27" Type="http://schemas.openxmlformats.org/officeDocument/2006/relationships/hyperlink" Target="https://wiki.banksoyuz.ru/pages/viewpage.action?pageId=27822896" TargetMode="External"/><Relationship Id="rId48" Type="http://schemas.openxmlformats.org/officeDocument/2006/relationships/image" Target="media/image22.png"/><Relationship Id="rId69" Type="http://schemas.openxmlformats.org/officeDocument/2006/relationships/image" Target="media/image42.png"/><Relationship Id="rId113" Type="http://schemas.openxmlformats.org/officeDocument/2006/relationships/image" Target="media/image84.png"/><Relationship Id="rId134" Type="http://schemas.openxmlformats.org/officeDocument/2006/relationships/image" Target="media/image105.png"/><Relationship Id="rId80" Type="http://schemas.openxmlformats.org/officeDocument/2006/relationships/image" Target="media/image53.png"/><Relationship Id="rId155" Type="http://schemas.openxmlformats.org/officeDocument/2006/relationships/image" Target="media/image120.png"/><Relationship Id="rId17" Type="http://schemas.openxmlformats.org/officeDocument/2006/relationships/image" Target="media/image2.png"/><Relationship Id="rId38" Type="http://schemas.openxmlformats.org/officeDocument/2006/relationships/image" Target="media/image13.png"/><Relationship Id="rId59" Type="http://schemas.openxmlformats.org/officeDocument/2006/relationships/image" Target="media/image32.png"/><Relationship Id="rId103" Type="http://schemas.openxmlformats.org/officeDocument/2006/relationships/image" Target="media/image74.png"/><Relationship Id="rId124" Type="http://schemas.openxmlformats.org/officeDocument/2006/relationships/image" Target="media/image95.png"/><Relationship Id="rId70" Type="http://schemas.openxmlformats.org/officeDocument/2006/relationships/image" Target="media/image43.png"/><Relationship Id="rId91" Type="http://schemas.openxmlformats.org/officeDocument/2006/relationships/image" Target="media/image63.png"/><Relationship Id="rId145" Type="http://schemas.openxmlformats.org/officeDocument/2006/relationships/image" Target="cid:image002.png@01D9CAC9.27430080" TargetMode="External"/><Relationship Id="rId166" Type="http://schemas.openxmlformats.org/officeDocument/2006/relationships/hyperlink" Target="mailto:olga.shityagina@ingoban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A46B3-FEF5-4EC6-8324-D497C4ECE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57</Pages>
  <Words>8787</Words>
  <Characters>50086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BankSoyuz</Company>
  <LinksUpToDate>false</LinksUpToDate>
  <CharactersWithSpaces>58756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Андрианов Андрей Дмитриевич</dc:creator>
  <cp:keywords/>
  <dc:description/>
  <cp:lastModifiedBy>Фадеева Светлана Сергеевна</cp:lastModifiedBy>
  <cp:revision>37</cp:revision>
  <cp:lastPrinted>2022-08-17T09:15:00Z</cp:lastPrinted>
  <dcterms:created xsi:type="dcterms:W3CDTF">2024-09-08T11:30:00Z</dcterms:created>
  <dcterms:modified xsi:type="dcterms:W3CDTF">2024-09-10T07:48:00Z</dcterms:modified>
</cp:coreProperties>
</file>